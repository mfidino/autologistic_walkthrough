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4B371" w14:textId="2C80B10E" w:rsidR="00693AFB" w:rsidRDefault="00361788">
      <w:r w:rsidRPr="00866AC4">
        <w:rPr>
          <w:b/>
          <w:bCs/>
        </w:rPr>
        <w:t>Title:</w:t>
      </w:r>
      <w:r>
        <w:t xml:space="preserve"> </w:t>
      </w:r>
      <w:r w:rsidR="00F36728">
        <w:t xml:space="preserve">Estimating species occupancy </w:t>
      </w:r>
      <w:r w:rsidR="00FD008D">
        <w:t>across multiple sampling seasons</w:t>
      </w:r>
      <w:r w:rsidR="00F36728">
        <w:t xml:space="preserve"> with </w:t>
      </w:r>
      <w:r w:rsidR="00DE24FF">
        <w:t xml:space="preserve">temporal </w:t>
      </w:r>
      <w:r w:rsidR="00051731">
        <w:t xml:space="preserve">autologistic occupancy models via </w:t>
      </w:r>
      <w:r w:rsidR="00F36728">
        <w:t xml:space="preserve">the </w:t>
      </w:r>
      <w:r w:rsidR="00F36728" w:rsidRPr="00FD008D">
        <w:rPr>
          <w:rFonts w:ascii="Lucida Console" w:hAnsi="Lucida Console"/>
        </w:rPr>
        <w:t>autoOcc</w:t>
      </w:r>
      <w:r w:rsidR="00F36728">
        <w:t xml:space="preserve"> R package </w:t>
      </w:r>
    </w:p>
    <w:p w14:paraId="2AAC93FC" w14:textId="1C7D3FF5" w:rsidR="00361788" w:rsidRDefault="00361788">
      <w:pPr>
        <w:rPr>
          <w:vertAlign w:val="superscript"/>
        </w:rPr>
      </w:pPr>
      <w:r w:rsidRPr="00866AC4">
        <w:rPr>
          <w:b/>
          <w:bCs/>
        </w:rPr>
        <w:t>Authors:</w:t>
      </w:r>
      <w:r>
        <w:t xml:space="preserve"> Mason Fidino</w:t>
      </w:r>
      <w:r>
        <w:rPr>
          <w:vertAlign w:val="superscript"/>
        </w:rPr>
        <w:t>1,*</w:t>
      </w:r>
    </w:p>
    <w:p w14:paraId="28747BAF" w14:textId="7BC2C7D0" w:rsidR="00361788" w:rsidRDefault="00361788" w:rsidP="00361788">
      <w:r>
        <w:rPr>
          <w:vertAlign w:val="superscript"/>
        </w:rPr>
        <w:t>1</w:t>
      </w:r>
      <w:r>
        <w:t xml:space="preserve"> Conservation and Science Department, Lincoln Park Zoo, Chicago, Illinois, USA</w:t>
      </w:r>
    </w:p>
    <w:p w14:paraId="7973BE51" w14:textId="1A3D6FAD" w:rsidR="00361788" w:rsidRDefault="00361788" w:rsidP="00361788">
      <w:r>
        <w:rPr>
          <w:vertAlign w:val="superscript"/>
        </w:rPr>
        <w:t>*</w:t>
      </w:r>
      <w:r>
        <w:t xml:space="preserve"> Correspondence: </w:t>
      </w:r>
      <w:r>
        <w:fldChar w:fldCharType="begin"/>
      </w:r>
      <w:ins w:id="0" w:author="Fidino, Mason" w:date="2025-04-17T15:06:00Z" w16du:dateUtc="2025-04-17T20:06:00Z">
        <w:r>
          <w:instrText>HYPERLINK "mailto:</w:instrText>
        </w:r>
      </w:ins>
      <w:r>
        <w:instrText>mfidino@lpzoo.org</w:instrText>
      </w:r>
      <w:ins w:id="1" w:author="Fidino, Mason" w:date="2025-04-17T15:06:00Z" w16du:dateUtc="2025-04-17T20:06:00Z">
        <w:r>
          <w:instrText>"</w:instrText>
        </w:r>
      </w:ins>
      <w:r>
        <w:fldChar w:fldCharType="separate"/>
      </w:r>
      <w:r w:rsidRPr="009F1A32">
        <w:rPr>
          <w:rStyle w:val="Hyperlink"/>
        </w:rPr>
        <w:t>mfidino@lpzoo.org</w:t>
      </w:r>
      <w:r>
        <w:fldChar w:fldCharType="end"/>
      </w:r>
    </w:p>
    <w:p w14:paraId="5D16798A" w14:textId="77777777" w:rsidR="00866AC4" w:rsidRPr="00866AC4" w:rsidRDefault="00361788" w:rsidP="00361788">
      <w:pPr>
        <w:rPr>
          <w:b/>
          <w:bCs/>
        </w:rPr>
      </w:pPr>
      <w:r w:rsidRPr="00866AC4">
        <w:rPr>
          <w:b/>
          <w:bCs/>
        </w:rPr>
        <w:t xml:space="preserve">Acknowledgements:  </w:t>
      </w:r>
    </w:p>
    <w:p w14:paraId="38663478" w14:textId="753A6A8C" w:rsidR="00361788" w:rsidRPr="00662739" w:rsidRDefault="00361788" w:rsidP="00361788">
      <w:r>
        <w:t>I am grateful to Andrew Stillman and Morgan Tingley for their help while I was working on recreating the woodpecker analysis. I also thank Seth Magle and Brian Gerber for their comments on a previous draft of this manuscript.</w:t>
      </w:r>
    </w:p>
    <w:p w14:paraId="66D41D93" w14:textId="77777777" w:rsidR="00866AC4" w:rsidRDefault="00361788">
      <w:r w:rsidRPr="00866AC4">
        <w:rPr>
          <w:b/>
          <w:bCs/>
        </w:rPr>
        <w:t>Conflict of Interest:</w:t>
      </w:r>
      <w:r>
        <w:t xml:space="preserve"> </w:t>
      </w:r>
    </w:p>
    <w:p w14:paraId="4A98423A" w14:textId="42418690" w:rsidR="00361788" w:rsidRDefault="00361788">
      <w:r>
        <w:t>There are no conflicts of interest.</w:t>
      </w:r>
    </w:p>
    <w:p w14:paraId="74ECCAFD" w14:textId="05182DF4" w:rsidR="00361788" w:rsidRPr="00866AC4" w:rsidRDefault="00361788">
      <w:pPr>
        <w:rPr>
          <w:b/>
          <w:bCs/>
        </w:rPr>
      </w:pPr>
      <w:r w:rsidRPr="00866AC4">
        <w:rPr>
          <w:b/>
          <w:bCs/>
        </w:rPr>
        <w:t>Statement on inclusion:</w:t>
      </w:r>
    </w:p>
    <w:p w14:paraId="36634F2B" w14:textId="59A6F60E" w:rsidR="00361788" w:rsidRDefault="00361788">
      <w:r>
        <w:t>The main product of this manuscript is an R package and so th</w:t>
      </w:r>
      <w:r w:rsidR="00866AC4">
        <w:t>is section is not really applicable. I helped collect the data for one of the worked examples, whereas the other dataset was publicly available (and I consulted with the authors who generated that dataset to ensure I modeled it in a similar fashion). Those scientists have been listed in the acknowledgements.</w:t>
      </w:r>
    </w:p>
    <w:p w14:paraId="5C1B17F2" w14:textId="1EBB541C" w:rsidR="00361788" w:rsidRPr="00866AC4" w:rsidRDefault="00866AC4">
      <w:pPr>
        <w:rPr>
          <w:b/>
          <w:bCs/>
        </w:rPr>
      </w:pPr>
      <w:r w:rsidRPr="00866AC4">
        <w:rPr>
          <w:b/>
          <w:bCs/>
        </w:rPr>
        <w:t>Data availability statement:</w:t>
      </w:r>
    </w:p>
    <w:p w14:paraId="0F903240" w14:textId="6C0DDE13" w:rsidR="00866AC4" w:rsidRDefault="00866AC4">
      <w:r>
        <w:t>Pending acceptance of this article, all data and code will be archived on Zenodo and a DOI will be provided.</w:t>
      </w:r>
    </w:p>
    <w:p w14:paraId="426F6030" w14:textId="77777777" w:rsidR="00361788" w:rsidRDefault="00361788"/>
    <w:p w14:paraId="6E9BB13B" w14:textId="77777777" w:rsidR="00361788" w:rsidRDefault="00361788"/>
    <w:p w14:paraId="04E72136" w14:textId="77777777" w:rsidR="00361788" w:rsidRDefault="00361788"/>
    <w:p w14:paraId="21DE462E" w14:textId="77777777" w:rsidR="00361788" w:rsidRDefault="00361788"/>
    <w:p w14:paraId="4764F50C" w14:textId="77777777" w:rsidR="00361788" w:rsidRDefault="00361788"/>
    <w:p w14:paraId="7C55D689" w14:textId="77777777" w:rsidR="00361788" w:rsidRDefault="00361788"/>
    <w:p w14:paraId="1726A625" w14:textId="77777777" w:rsidR="00361788" w:rsidRDefault="00361788"/>
    <w:p w14:paraId="34A613A8" w14:textId="77777777" w:rsidR="00361788" w:rsidRDefault="00361788"/>
    <w:p w14:paraId="3D092D47" w14:textId="77777777" w:rsidR="00361788" w:rsidRDefault="00361788"/>
    <w:p w14:paraId="34B17623" w14:textId="77777777" w:rsidR="00361788" w:rsidRDefault="00361788"/>
    <w:p w14:paraId="0BCCED60" w14:textId="77777777" w:rsidR="00361788" w:rsidRDefault="00361788"/>
    <w:p w14:paraId="5D2269B3" w14:textId="77777777" w:rsidR="00361788" w:rsidRDefault="00361788"/>
    <w:p w14:paraId="3C8ECD77" w14:textId="77777777" w:rsidR="00361788" w:rsidRDefault="00361788"/>
    <w:p w14:paraId="6EB2B733" w14:textId="77777777" w:rsidR="00361788" w:rsidRDefault="00361788"/>
    <w:p w14:paraId="2D63008A" w14:textId="66DEDFD6" w:rsidR="00FA665D" w:rsidRDefault="00FA665D" w:rsidP="00FA665D">
      <w:pPr>
        <w:pStyle w:val="Heading1"/>
      </w:pPr>
      <w:r>
        <w:t>Abstract</w:t>
      </w:r>
    </w:p>
    <w:p w14:paraId="2242A30F" w14:textId="7BBE721D" w:rsidR="00361788" w:rsidRDefault="00866AC4" w:rsidP="00866AC4">
      <w:pPr>
        <w:pStyle w:val="ListParagraph"/>
        <w:numPr>
          <w:ilvl w:val="0"/>
          <w:numId w:val="3"/>
        </w:numPr>
      </w:pPr>
      <w:r>
        <w:t xml:space="preserve">Dynamic occupancy models, which estimate local colonization and extinction rates from detection / non-detection data collected across </w:t>
      </w:r>
      <w:r w:rsidR="00911D44">
        <w:t>multiple sampling periods (e.g., years)</w:t>
      </w:r>
      <w:r>
        <w:t>, are powerful but data hungry statistical tools.</w:t>
      </w:r>
      <w:r w:rsidR="00911D44">
        <w:t xml:space="preserve"> Autologistic occupancy models, which estimate occupancy patterns through time and account for temporal autocorrelation in a species occupancy status, could also be fitted with such data</w:t>
      </w:r>
      <w:r w:rsidR="00B10209">
        <w:t xml:space="preserve"> and</w:t>
      </w:r>
    </w:p>
    <w:p w14:paraId="00535AAA" w14:textId="05F82015" w:rsidR="00866AC4" w:rsidRDefault="00866AC4" w:rsidP="00866AC4">
      <w:pPr>
        <w:pStyle w:val="Heading1"/>
      </w:pPr>
      <w:r>
        <w:t>Keywords</w:t>
      </w:r>
    </w:p>
    <w:p w14:paraId="0AB60442" w14:textId="2EC954CA" w:rsidR="00866AC4" w:rsidRPr="00866AC4" w:rsidRDefault="00866AC4" w:rsidP="00866AC4">
      <w:r w:rsidRPr="00866AC4">
        <w:rPr>
          <w:rFonts w:ascii="Lucida Console" w:hAnsi="Lucida Console"/>
        </w:rPr>
        <w:t>autoOcc</w:t>
      </w:r>
      <w:r>
        <w:t>, detection / non-detection data, o</w:t>
      </w:r>
      <w:r>
        <w:t>ccupancy model</w:t>
      </w:r>
      <w:r>
        <w:t>s</w:t>
      </w:r>
      <w:r>
        <w:t>,</w:t>
      </w:r>
      <w:r>
        <w:t xml:space="preserve"> species distribution models</w:t>
      </w:r>
    </w:p>
    <w:p w14:paraId="146BC821" w14:textId="60F9B732" w:rsidR="00866AC4" w:rsidRPr="00361788" w:rsidRDefault="00866AC4" w:rsidP="00361788"/>
    <w:p w14:paraId="6E143183" w14:textId="20DBDABB" w:rsidR="00693AFB" w:rsidRDefault="00693AFB" w:rsidP="00693AFB">
      <w:pPr>
        <w:pStyle w:val="Heading1"/>
      </w:pPr>
      <w:r>
        <w:t>Introduction</w:t>
      </w:r>
    </w:p>
    <w:p w14:paraId="1E70A6CD" w14:textId="09828FC2" w:rsidR="00553B40" w:rsidRDefault="001B2662" w:rsidP="00693AFB">
      <w:r>
        <w:t>Dynamic occupancy models</w:t>
      </w:r>
      <w:r w:rsidR="00F37009">
        <w:t>—</w:t>
      </w:r>
      <w:r>
        <w:t>which estimate</w:t>
      </w:r>
      <w:r w:rsidR="00F37009">
        <w:t xml:space="preserve"> a species distribution through time as a function of</w:t>
      </w:r>
      <w:r>
        <w:t xml:space="preserve"> local colonization and extinction rates</w:t>
      </w:r>
      <w:r w:rsidR="00F37009">
        <w:t>—are</w:t>
      </w:r>
      <w:r>
        <w:t xml:space="preserve"> powerful </w:t>
      </w:r>
      <w:r w:rsidR="00F37009">
        <w:t xml:space="preserve">statistical </w:t>
      </w:r>
      <w:r>
        <w:t>tool</w:t>
      </w:r>
      <w:r w:rsidR="005F5516">
        <w:t>s</w:t>
      </w:r>
      <w:r>
        <w:t>.</w:t>
      </w:r>
      <w:r w:rsidR="00353338">
        <w:t xml:space="preserve"> </w:t>
      </w:r>
      <w:r w:rsidR="00411B2F">
        <w:t>These</w:t>
      </w:r>
      <w:r w:rsidR="00353338">
        <w:t xml:space="preserve"> models have been use</w:t>
      </w:r>
      <w:r w:rsidR="00F42A01">
        <w:t xml:space="preserve">d </w:t>
      </w:r>
      <w:r w:rsidR="00353338">
        <w:t xml:space="preserve">to quantify wolf </w:t>
      </w:r>
      <w:r w:rsidR="001B5354">
        <w:t>(</w:t>
      </w:r>
      <w:r w:rsidR="001B5354">
        <w:rPr>
          <w:i/>
          <w:iCs/>
        </w:rPr>
        <w:t>Canis lupus</w:t>
      </w:r>
      <w:r w:rsidR="001B5354" w:rsidRPr="001B5354">
        <w:t>)</w:t>
      </w:r>
      <w:r w:rsidR="001B5354">
        <w:t xml:space="preserve"> recolonization throughout France (Louvrier et al. 2018), predict avian range dynamics (Kalle et al. 2017, Briscoe et al. 2021), and </w:t>
      </w:r>
      <w:r w:rsidR="00EC1E3E">
        <w:t xml:space="preserve">estimate pulses in colonization rates based on a species reproductive phenology </w:t>
      </w:r>
      <w:r w:rsidR="001B5354">
        <w:t xml:space="preserve">(Fidino </w:t>
      </w:r>
      <w:r w:rsidR="00EC1E3E">
        <w:t>and Magle 2017</w:t>
      </w:r>
      <w:r w:rsidR="001B5354">
        <w:t xml:space="preserve">). </w:t>
      </w:r>
      <w:r w:rsidR="00353338">
        <w:t>Dynamic occupancy models are</w:t>
      </w:r>
      <w:r w:rsidR="001B5354">
        <w:t xml:space="preserve"> </w:t>
      </w:r>
      <w:r w:rsidR="005F5516">
        <w:t xml:space="preserve">unfortunately </w:t>
      </w:r>
      <w:r w:rsidR="001B5354">
        <w:t>also</w:t>
      </w:r>
      <w:r w:rsidR="00353338">
        <w:t xml:space="preserve"> data hungry</w:t>
      </w:r>
      <w:r w:rsidR="00F37009">
        <w:t xml:space="preserve"> (Briscoe et al. 2021)</w:t>
      </w:r>
      <w:r w:rsidR="00353338">
        <w:t>.</w:t>
      </w:r>
      <w:r w:rsidR="00E72092">
        <w:t xml:space="preserve"> S</w:t>
      </w:r>
      <w:r>
        <w:t>imulation studies</w:t>
      </w:r>
      <w:r w:rsidR="00411B2F">
        <w:t xml:space="preserve"> </w:t>
      </w:r>
      <w:r w:rsidR="00C25F72">
        <w:t>propose</w:t>
      </w:r>
      <w:r>
        <w:t xml:space="preserve"> that </w:t>
      </w:r>
      <w:r w:rsidR="00E72092">
        <w:t>a</w:t>
      </w:r>
      <w:r>
        <w:t xml:space="preserve">t least 120 unique sampling locations are required to accurately estimate colonization and extinction </w:t>
      </w:r>
      <w:r w:rsidR="00E72092">
        <w:t xml:space="preserve">rates </w:t>
      </w:r>
      <w:r>
        <w:t>(Mckann et al., 2012</w:t>
      </w:r>
      <w:r w:rsidR="00E72092">
        <w:t>)</w:t>
      </w:r>
      <w:r>
        <w:t>.</w:t>
      </w:r>
      <w:r w:rsidR="00E72092">
        <w:t xml:space="preserve"> </w:t>
      </w:r>
      <w:r w:rsidR="00F30CD6">
        <w:t>If true, th</w:t>
      </w:r>
      <w:r w:rsidR="00B6261C">
        <w:t xml:space="preserve">is </w:t>
      </w:r>
      <w:r w:rsidR="00F30CD6">
        <w:t xml:space="preserve">suggestion limits researchers interested in quantifying species distributions </w:t>
      </w:r>
      <w:r w:rsidR="00F37009">
        <w:t>through</w:t>
      </w:r>
      <w:r w:rsidR="00F30CD6">
        <w:t xml:space="preserve"> time because most occupancy studies sample </w:t>
      </w:r>
      <w:r w:rsidR="005F5516">
        <w:t xml:space="preserve">far </w:t>
      </w:r>
      <w:r w:rsidR="00F30CD6">
        <w:t>fewer than 120 locations (Kays et al. 2020).</w:t>
      </w:r>
      <w:r w:rsidR="00B6261C">
        <w:t xml:space="preserve"> </w:t>
      </w:r>
      <w:r w:rsidR="001A18F5">
        <w:t xml:space="preserve">Consequently, there is a need for an accessible tool that effectively quantifies species distributions </w:t>
      </w:r>
      <w:r w:rsidR="00F37009">
        <w:t>through</w:t>
      </w:r>
      <w:r w:rsidR="001A18F5">
        <w:t xml:space="preserve"> time, </w:t>
      </w:r>
      <w:r w:rsidR="00E96B57">
        <w:t>especially</w:t>
      </w:r>
      <w:r w:rsidR="001A18F5">
        <w:t xml:space="preserve"> with reduced sample sizes.</w:t>
      </w:r>
    </w:p>
    <w:p w14:paraId="367ED201" w14:textId="0F51928D" w:rsidR="00595B71" w:rsidRDefault="00553B40" w:rsidP="00C25F72">
      <w:pPr>
        <w:ind w:firstLine="720"/>
      </w:pPr>
      <w:r>
        <w:t xml:space="preserve">One approach to quantify species distributions through time </w:t>
      </w:r>
      <w:r w:rsidR="00A4421B">
        <w:t>is</w:t>
      </w:r>
      <w:r>
        <w:t xml:space="preserve"> to fit</w:t>
      </w:r>
      <w:r w:rsidR="00595B71">
        <w:t xml:space="preserve"> a single-season occupancy model </w:t>
      </w:r>
      <w:r w:rsidR="00B03374">
        <w:t>with a “</w:t>
      </w:r>
      <w:r w:rsidR="00595B71">
        <w:t>stacked</w:t>
      </w:r>
      <w:r w:rsidR="00B03374">
        <w:t>”</w:t>
      </w:r>
      <w:r w:rsidR="00595B71">
        <w:t xml:space="preserve"> design</w:t>
      </w:r>
      <w:r w:rsidR="00F42A01">
        <w:t xml:space="preserve"> (Schrimpf et al. 2020)</w:t>
      </w:r>
      <w:r w:rsidR="00595B71">
        <w:t xml:space="preserve">. </w:t>
      </w:r>
      <w:r w:rsidR="00A4421B">
        <w:t>This</w:t>
      </w:r>
      <w:r w:rsidR="00595B71">
        <w:t xml:space="preserve"> model treats each </w:t>
      </w:r>
      <w:r w:rsidR="00C25F72">
        <w:t xml:space="preserve">site and </w:t>
      </w:r>
      <w:r>
        <w:t>primary sampling period</w:t>
      </w:r>
      <w:r w:rsidR="00A4421B">
        <w:t xml:space="preserve"> (i.e., </w:t>
      </w:r>
      <w:r w:rsidR="00A4421B">
        <w:t>discrete units of time where the occupancy status of a species is assumed to be constant at each site</w:t>
      </w:r>
      <w:r w:rsidR="00A4421B">
        <w:t xml:space="preserve">) </w:t>
      </w:r>
      <w:r w:rsidR="00595B71">
        <w:t>combination as a separate detection histor</w:t>
      </w:r>
      <w:r w:rsidR="00B03374">
        <w:t>y and</w:t>
      </w:r>
      <w:r w:rsidR="00A4421B">
        <w:t xml:space="preserve"> </w:t>
      </w:r>
      <w:r w:rsidR="00B03374">
        <w:t xml:space="preserve">accounts for pseudoreplication via a site-level random </w:t>
      </w:r>
      <w:r>
        <w:t>intercept</w:t>
      </w:r>
      <w:r w:rsidR="00B03374">
        <w:t>.</w:t>
      </w:r>
      <w:r w:rsidR="00C25F72">
        <w:t xml:space="preserve"> A study with 50 sites and 4 primary sampling periods</w:t>
      </w:r>
      <w:r w:rsidR="00A4421B">
        <w:t xml:space="preserve"> </w:t>
      </w:r>
      <w:r w:rsidR="00C25F72">
        <w:t>would have 200 detection histories if no data was missing</w:t>
      </w:r>
      <w:r w:rsidR="00E96B57">
        <w:t xml:space="preserve"> and 50 random effect terms to estimate</w:t>
      </w:r>
      <w:r w:rsidR="00C25F72">
        <w:t>.</w:t>
      </w:r>
      <w:r>
        <w:t xml:space="preserve"> </w:t>
      </w:r>
      <w:r w:rsidR="005E75C3">
        <w:t>Stacked design occupancy models are</w:t>
      </w:r>
      <w:r>
        <w:t xml:space="preserve"> </w:t>
      </w:r>
      <w:r w:rsidR="005E75C3">
        <w:t xml:space="preserve">now </w:t>
      </w:r>
      <w:r>
        <w:t xml:space="preserve">relatively </w:t>
      </w:r>
      <w:r w:rsidR="00A4421B">
        <w:t>simple</w:t>
      </w:r>
      <w:r>
        <w:t xml:space="preserve"> to fit </w:t>
      </w:r>
      <w:r w:rsidR="005E75C3">
        <w:t>because</w:t>
      </w:r>
      <w:r>
        <w:t xml:space="preserve"> random intercepts can be incorporated into occupancy models via the unmarked R package (Fiske and Chandler 2011). </w:t>
      </w:r>
      <w:r w:rsidR="00B03374">
        <w:t xml:space="preserve"> This model does not</w:t>
      </w:r>
      <w:r w:rsidR="00A4421B">
        <w:t xml:space="preserve"> </w:t>
      </w:r>
      <w:r w:rsidR="00B03374">
        <w:t>account for temporal dependence in occupancy between seasons and instead such patterns</w:t>
      </w:r>
      <w:r w:rsidR="00E96B57">
        <w:t xml:space="preserve"> </w:t>
      </w:r>
      <w:r w:rsidR="00B03374">
        <w:t xml:space="preserve">are </w:t>
      </w:r>
      <w:r w:rsidR="005F5516">
        <w:t>absorbed by</w:t>
      </w:r>
      <w:r w:rsidR="00B03374">
        <w:t xml:space="preserve"> the site-level random effect. Furthermore, if there is insufficient data to fit a dynamic occupancy model, stacked design occupancy models</w:t>
      </w:r>
      <w:r w:rsidR="005E75C3">
        <w:t xml:space="preserve"> may have the same problem</w:t>
      </w:r>
      <w:r w:rsidR="00417923">
        <w:t>, if not worse</w:t>
      </w:r>
      <w:r w:rsidR="005E75C3">
        <w:t xml:space="preserve">. As the site-level random effect </w:t>
      </w:r>
      <w:r w:rsidR="00085F38">
        <w:t>requires</w:t>
      </w:r>
      <w:r w:rsidR="005E75C3">
        <w:t xml:space="preserve"> many parameters</w:t>
      </w:r>
      <w:r w:rsidR="00085F38">
        <w:t xml:space="preserve"> to </w:t>
      </w:r>
      <w:r w:rsidR="00085F38">
        <w:lastRenderedPageBreak/>
        <w:t>be estimated from detection/non-detection data</w:t>
      </w:r>
      <w:r w:rsidR="005E75C3">
        <w:t>,</w:t>
      </w:r>
      <w:r w:rsidR="00E96B57">
        <w:t xml:space="preserve"> </w:t>
      </w:r>
      <w:r w:rsidR="00417923">
        <w:t>“</w:t>
      </w:r>
      <w:r w:rsidR="00E96B57">
        <w:t>stacked</w:t>
      </w:r>
      <w:r w:rsidR="00417923">
        <w:t>”</w:t>
      </w:r>
      <w:r w:rsidR="00E96B57">
        <w:t xml:space="preserve"> design occupancy models</w:t>
      </w:r>
      <w:r w:rsidR="00417923">
        <w:t xml:space="preserve"> are not likely the </w:t>
      </w:r>
      <w:r w:rsidR="008274AD">
        <w:t>ideal</w:t>
      </w:r>
      <w:r w:rsidR="007A47D0">
        <w:t xml:space="preserve"> </w:t>
      </w:r>
      <w:r w:rsidR="00085F38">
        <w:t>solution to address sample size issues</w:t>
      </w:r>
      <w:r w:rsidR="007A47D0">
        <w:t xml:space="preserve"> with data collected over time</w:t>
      </w:r>
      <w:r w:rsidR="00085F38">
        <w:t>.</w:t>
      </w:r>
    </w:p>
    <w:p w14:paraId="5D89CBDD" w14:textId="48D15F5C" w:rsidR="00085F38" w:rsidRDefault="007A47D0" w:rsidP="00820A77">
      <w:pPr>
        <w:ind w:firstLine="720"/>
      </w:pPr>
      <w:r>
        <w:t>Autologistic occupancy models are a</w:t>
      </w:r>
      <w:r w:rsidR="00085F38">
        <w:t>nother approach t</w:t>
      </w:r>
      <w:r w:rsidR="00E130B6">
        <w:t>hat can</w:t>
      </w:r>
      <w:r w:rsidR="00085F38">
        <w:t xml:space="preserve"> </w:t>
      </w:r>
      <w:r w:rsidR="00997BA1">
        <w:t>account for</w:t>
      </w:r>
      <w:r w:rsidR="00085F38">
        <w:t xml:space="preserve"> </w:t>
      </w:r>
      <w:r w:rsidR="00820A77">
        <w:t xml:space="preserve">spatial or temporal dependence in </w:t>
      </w:r>
      <w:r w:rsidR="00085F38">
        <w:t>species distribution</w:t>
      </w:r>
      <w:r w:rsidR="00820A77">
        <w:t>s</w:t>
      </w:r>
      <w:r w:rsidR="00085F38">
        <w:t>.</w:t>
      </w:r>
      <w:r w:rsidR="00820A77">
        <w:t xml:space="preserve"> Spatial autologistic occupancy models account for spatial autocorrelation such that </w:t>
      </w:r>
      <w:r w:rsidR="00EC1E3E">
        <w:t xml:space="preserve">the occupancy </w:t>
      </w:r>
      <w:r w:rsidR="00820A77">
        <w:t>probability at</w:t>
      </w:r>
      <w:r w:rsidR="00EC1E3E">
        <w:t xml:space="preserve"> a </w:t>
      </w:r>
      <w:r w:rsidR="00820A77">
        <w:t>site can</w:t>
      </w:r>
      <w:r w:rsidR="00EC1E3E">
        <w:t xml:space="preserve"> vary if nearby sites are also occupied</w:t>
      </w:r>
      <w:r w:rsidR="00820A77">
        <w:t>.  Temporal autologistic occupancy models</w:t>
      </w:r>
      <w:r w:rsidR="006B12B9">
        <w:t xml:space="preserve"> </w:t>
      </w:r>
      <w:r w:rsidR="00820A77">
        <w:t xml:space="preserve">account for temporal autocorrelation </w:t>
      </w:r>
      <w:r w:rsidR="006B12B9">
        <w:t>as a first-order Markov process so</w:t>
      </w:r>
      <w:r w:rsidR="00820A77">
        <w:t xml:space="preserve"> th</w:t>
      </w:r>
      <w:r w:rsidR="006B12B9">
        <w:t>at the</w:t>
      </w:r>
      <w:r w:rsidR="00820A77">
        <w:t xml:space="preserve"> occupancy probability at a site can vary if </w:t>
      </w:r>
      <w:r w:rsidR="006B12B9">
        <w:t>it</w:t>
      </w:r>
      <w:r w:rsidR="00820A77">
        <w:t xml:space="preserve"> was also occupied </w:t>
      </w:r>
      <w:r w:rsidR="00997BA1">
        <w:t>in</w:t>
      </w:r>
      <w:r w:rsidR="00820A77">
        <w:t xml:space="preserve"> the previous timestep.</w:t>
      </w:r>
      <w:r w:rsidR="00085F38">
        <w:t xml:space="preserve"> </w:t>
      </w:r>
      <w:r>
        <w:t>While</w:t>
      </w:r>
      <w:r w:rsidR="00085F38">
        <w:t xml:space="preserve"> I</w:t>
      </w:r>
      <w:r>
        <w:t xml:space="preserve"> specifically</w:t>
      </w:r>
      <w:r w:rsidR="00085F38">
        <w:t xml:space="preserve"> focus on temporal autologistic </w:t>
      </w:r>
      <w:r>
        <w:t xml:space="preserve">occupancy </w:t>
      </w:r>
      <w:r w:rsidR="00085F38">
        <w:t>models</w:t>
      </w:r>
      <w:r w:rsidR="00820A77">
        <w:t xml:space="preserve"> here</w:t>
      </w:r>
      <w:r w:rsidR="00085F38">
        <w:t xml:space="preserve">, those interested in spatial autologistic models can refer to </w:t>
      </w:r>
      <w:r w:rsidR="00E15950">
        <w:t>Royle and Dorazio (2008).</w:t>
      </w:r>
      <w:r>
        <w:t xml:space="preserve"> </w:t>
      </w:r>
      <w:r w:rsidR="00226C94">
        <w:t>Temporal autologistic occupancy models</w:t>
      </w:r>
      <w:r w:rsidR="00997BA1">
        <w:t xml:space="preserve"> (hereafter autologistic occupancy models)</w:t>
      </w:r>
      <w:r w:rsidR="00226C94">
        <w:t xml:space="preserve"> have been</w:t>
      </w:r>
      <w:r w:rsidR="00E15950">
        <w:t xml:space="preserve"> applied to numerous taxa</w:t>
      </w:r>
      <w:r w:rsidR="00E130B6">
        <w:t>. This model</w:t>
      </w:r>
      <w:r w:rsidR="00E15950">
        <w:t xml:space="preserve">, for example, </w:t>
      </w:r>
      <w:r w:rsidR="00E130B6">
        <w:t xml:space="preserve">has </w:t>
      </w:r>
      <w:r w:rsidR="00E15950">
        <w:t>been</w:t>
      </w:r>
      <w:r w:rsidR="00226C94">
        <w:t xml:space="preserve"> used to quantify the relationship between urban mammals and gentrification (Fidino et al. 2024),</w:t>
      </w:r>
      <w:r w:rsidR="00306B5C">
        <w:t xml:space="preserve"> between </w:t>
      </w:r>
      <w:r w:rsidR="005A2353">
        <w:t xml:space="preserve">bird diversity and </w:t>
      </w:r>
      <w:r w:rsidR="00306B5C">
        <w:t>variation in fire severity (Tingley et al. 2016)</w:t>
      </w:r>
      <w:r w:rsidR="00226C94">
        <w:t xml:space="preserve">, </w:t>
      </w:r>
      <w:r w:rsidR="00306B5C">
        <w:t xml:space="preserve">and </w:t>
      </w:r>
      <w:r w:rsidR="005A2353">
        <w:t xml:space="preserve">between </w:t>
      </w:r>
      <w:r w:rsidR="00082EE6">
        <w:t xml:space="preserve">amphibian occupancy and </w:t>
      </w:r>
      <w:r w:rsidR="00306B5C">
        <w:t xml:space="preserve">climate </w:t>
      </w:r>
      <w:r w:rsidR="005A2353">
        <w:t>change (Zipkin et al. 2012)</w:t>
      </w:r>
      <w:r w:rsidR="00226C94">
        <w:t xml:space="preserve">. </w:t>
      </w:r>
      <w:r w:rsidR="00106DDA">
        <w:t>A</w:t>
      </w:r>
      <w:r w:rsidR="00226C94">
        <w:t xml:space="preserve">utologistic occupancy models </w:t>
      </w:r>
      <w:r w:rsidR="00E15950">
        <w:t xml:space="preserve">are </w:t>
      </w:r>
      <w:r w:rsidR="00E130B6">
        <w:t xml:space="preserve">a </w:t>
      </w:r>
      <w:r w:rsidR="00E15950">
        <w:t xml:space="preserve">useful option because they only require one additional parameter to </w:t>
      </w:r>
      <w:r w:rsidR="00226C94">
        <w:t xml:space="preserve">quantify temporal dependence in occupancy. </w:t>
      </w:r>
      <w:r w:rsidR="006B12B9">
        <w:t xml:space="preserve">This makes autologistic occupancy models a statistically </w:t>
      </w:r>
      <w:r w:rsidR="00A721F2">
        <w:t>parsimonious method</w:t>
      </w:r>
      <w:r w:rsidR="006B12B9">
        <w:t xml:space="preserve"> for those more interested in </w:t>
      </w:r>
      <w:r w:rsidR="00106DDA">
        <w:t xml:space="preserve">quantifying </w:t>
      </w:r>
      <w:r w:rsidR="006B12B9">
        <w:t>occupany patterns rather than the processes that inform them</w:t>
      </w:r>
      <w:r w:rsidR="00A721F2">
        <w:t xml:space="preserve"> (Yackulic et al. 2015)</w:t>
      </w:r>
      <w:r w:rsidR="00106DDA">
        <w:t>.</w:t>
      </w:r>
      <w:r w:rsidR="006B12B9">
        <w:t xml:space="preserve"> </w:t>
      </w:r>
      <w:r w:rsidR="00226C94">
        <w:t xml:space="preserve">Yet, despite their </w:t>
      </w:r>
      <w:r w:rsidR="00E15950">
        <w:t>utility,</w:t>
      </w:r>
      <w:r w:rsidR="005F2018">
        <w:t xml:space="preserve"> autologistic occupancy models are </w:t>
      </w:r>
      <w:r w:rsidR="001A0BED">
        <w:t>seldom used</w:t>
      </w:r>
      <w:r w:rsidR="005F2018">
        <w:t xml:space="preserve"> because they require </w:t>
      </w:r>
      <w:r w:rsidR="00E130B6">
        <w:t>researchers</w:t>
      </w:r>
      <w:r w:rsidR="005F2018">
        <w:t xml:space="preserve"> to write custom code </w:t>
      </w:r>
      <w:r w:rsidR="00997BA1">
        <w:t xml:space="preserve">to fit them, which </w:t>
      </w:r>
      <w:r w:rsidR="00E130B6">
        <w:t xml:space="preserve">severely </w:t>
      </w:r>
      <w:r w:rsidR="001A0BED">
        <w:t xml:space="preserve">limits the pool of researchers able to use this </w:t>
      </w:r>
      <w:r w:rsidR="00E130B6">
        <w:t xml:space="preserve">statistical </w:t>
      </w:r>
      <w:r w:rsidR="001A0BED">
        <w:t>method</w:t>
      </w:r>
      <w:r w:rsidR="005F2018">
        <w:t xml:space="preserve">. </w:t>
      </w:r>
    </w:p>
    <w:p w14:paraId="32379878" w14:textId="432B0012" w:rsidR="00553B40" w:rsidRDefault="005F2018" w:rsidP="000B10DD">
      <w:pPr>
        <w:ind w:firstLine="720"/>
      </w:pPr>
      <w:r>
        <w:t>In this paper</w:t>
      </w:r>
      <w:r w:rsidR="00C46D3F">
        <w:t>,</w:t>
      </w:r>
      <w:r>
        <w:t xml:space="preserve"> I introduce the </w:t>
      </w:r>
      <w:r w:rsidRPr="00526193">
        <w:rPr>
          <w:rFonts w:ascii="Lucida Console" w:hAnsi="Lucida Console"/>
        </w:rPr>
        <w:t>autoOcc</w:t>
      </w:r>
      <w:r>
        <w:t xml:space="preserve"> R package</w:t>
      </w:r>
      <w:r w:rsidR="00526193">
        <w:t xml:space="preserve"> (</w:t>
      </w:r>
      <w:hyperlink r:id="rId5" w:history="1">
        <w:r w:rsidR="00526193" w:rsidRPr="009066E3">
          <w:rPr>
            <w:rStyle w:val="Hyperlink"/>
          </w:rPr>
          <w:t>https://github.com/mfidino/autoOcc</w:t>
        </w:r>
      </w:hyperlink>
      <w:r w:rsidR="00526193">
        <w:t>)</w:t>
      </w:r>
      <w:r w:rsidR="005A66E6">
        <w:t xml:space="preserve">, which </w:t>
      </w:r>
      <w:r>
        <w:t xml:space="preserve">can be used to fit autologistic occupancy models under a frequentist framework, compare </w:t>
      </w:r>
      <w:r w:rsidR="00526193">
        <w:t xml:space="preserve">the relative fit of </w:t>
      </w:r>
      <w:r>
        <w:t xml:space="preserve">models via AIC, and make </w:t>
      </w:r>
      <w:r w:rsidR="00E130B6">
        <w:t xml:space="preserve">model </w:t>
      </w:r>
      <w:r>
        <w:t xml:space="preserve">predictions. </w:t>
      </w:r>
      <w:r w:rsidR="00526193">
        <w:t>After explaining the basic sampling scheme and statistical formulation</w:t>
      </w:r>
      <w:r w:rsidR="0039397D">
        <w:t>,</w:t>
      </w:r>
      <w:r w:rsidR="00526193">
        <w:t xml:space="preserve"> I</w:t>
      </w:r>
      <w:r w:rsidR="00E130B6">
        <w:t xml:space="preserve"> use simulations to</w:t>
      </w:r>
      <w:r w:rsidR="00526193">
        <w:t xml:space="preserve"> show that autologistic occupancy models </w:t>
      </w:r>
      <w:r w:rsidR="000B10DD">
        <w:t>are</w:t>
      </w:r>
      <w:r w:rsidR="00526193">
        <w:t xml:space="preserve"> accurate and precise under mos</w:t>
      </w:r>
      <w:r w:rsidR="00E130B6">
        <w:t>t</w:t>
      </w:r>
      <w:r w:rsidR="00526193">
        <w:t xml:space="preserve"> scenarios.</w:t>
      </w:r>
      <w:r w:rsidR="000B10DD">
        <w:t xml:space="preserve"> </w:t>
      </w:r>
      <w:r w:rsidR="00526193">
        <w:t xml:space="preserve"> Furthermore, I </w:t>
      </w:r>
      <w:r w:rsidR="00B806F3">
        <w:t xml:space="preserve">show how </w:t>
      </w:r>
      <w:r w:rsidR="00B806F3" w:rsidRPr="00106DDA">
        <w:rPr>
          <w:rFonts w:ascii="Lucida Console" w:hAnsi="Lucida Console"/>
        </w:rPr>
        <w:t>autoOcc</w:t>
      </w:r>
      <w:r w:rsidR="00B806F3">
        <w:t xml:space="preserve"> can be used </w:t>
      </w:r>
      <w:r w:rsidR="00106DDA">
        <w:t>with</w:t>
      </w:r>
      <w:r w:rsidR="00B806F3">
        <w:t xml:space="preserve"> two worked examples:</w:t>
      </w:r>
      <w:r w:rsidR="00526193">
        <w:t xml:space="preserve"> estimating </w:t>
      </w:r>
      <w:r w:rsidR="00B806F3">
        <w:t>habitat associations of Virginia opossum (</w:t>
      </w:r>
      <w:r w:rsidR="00B806F3">
        <w:rPr>
          <w:i/>
          <w:iCs/>
        </w:rPr>
        <w:t>Didelphis virginiana</w:t>
      </w:r>
      <w:r w:rsidR="00B806F3">
        <w:t>, hereafter opossum) throughout Chicago, Illinois, USA and quantifying spatiotemporal patterns in black-backed woodpecker</w:t>
      </w:r>
      <w:r w:rsidR="001D594B">
        <w:t xml:space="preserve"> (</w:t>
      </w:r>
      <w:r w:rsidR="001D594B" w:rsidRPr="003735B4">
        <w:rPr>
          <w:i/>
          <w:iCs/>
        </w:rPr>
        <w:t>Picoides arcticus</w:t>
      </w:r>
      <w:r w:rsidR="001D594B">
        <w:t>)</w:t>
      </w:r>
      <w:r w:rsidR="00B806F3">
        <w:t xml:space="preserve"> distributions as a function of fire severity throughout California’s montane forests (Stillman et al. 2023). I hope that by formally introducing autologistic occupancy models, their assumptions, and making them eas</w:t>
      </w:r>
      <w:r w:rsidR="008274AD">
        <w:t>ier</w:t>
      </w:r>
      <w:r w:rsidR="00B806F3">
        <w:t xml:space="preserve"> to fit in R, that th</w:t>
      </w:r>
      <w:r w:rsidR="00E130B6">
        <w:t>is class of model</w:t>
      </w:r>
      <w:r w:rsidR="00B806F3">
        <w:t xml:space="preserve"> will become a </w:t>
      </w:r>
      <w:r w:rsidR="00541289">
        <w:t xml:space="preserve">viable </w:t>
      </w:r>
      <w:r w:rsidR="00B806F3">
        <w:t xml:space="preserve">option for </w:t>
      </w:r>
      <w:r w:rsidR="008274AD">
        <w:t xml:space="preserve">more </w:t>
      </w:r>
      <w:r w:rsidR="00B806F3">
        <w:t>researchers collecting species detection/non-detection data through time.</w:t>
      </w:r>
    </w:p>
    <w:p w14:paraId="135660C5" w14:textId="7E44D8A1" w:rsidR="00693AFB" w:rsidRDefault="00693AFB" w:rsidP="00693AFB">
      <w:pPr>
        <w:pStyle w:val="Heading1"/>
      </w:pPr>
      <w:r>
        <w:t>Explanation of the method</w:t>
      </w:r>
    </w:p>
    <w:p w14:paraId="77A9340F" w14:textId="78578BE3" w:rsidR="00C26CE2" w:rsidRDefault="00C26CE2" w:rsidP="00C26CE2">
      <w:pPr>
        <w:pStyle w:val="Heading2"/>
      </w:pPr>
      <w:r>
        <w:t>Basic sampling scheme and model assumptions</w:t>
      </w:r>
    </w:p>
    <w:p w14:paraId="3BC2E589" w14:textId="768EB020" w:rsidR="00CA3367" w:rsidRDefault="00AB341E" w:rsidP="00C26CE2">
      <w:r>
        <w:t>The sampling protocol for a</w:t>
      </w:r>
      <w:r w:rsidR="005F5D59">
        <w:t xml:space="preserve">utologistic occupancy models </w:t>
      </w:r>
      <w:r>
        <w:t>is identical to the multi-season protocol developed by</w:t>
      </w:r>
      <w:r w:rsidR="005F5D59">
        <w:t xml:space="preserve"> MacKenzie et al. </w:t>
      </w:r>
      <w:r>
        <w:t>(</w:t>
      </w:r>
      <w:r w:rsidR="005F5D59">
        <w:t>2003)</w:t>
      </w:r>
      <w:r w:rsidR="000B083D">
        <w:t xml:space="preserve"> for dynamic occupancy models</w:t>
      </w:r>
      <w:r w:rsidR="00CA3367">
        <w:t>.</w:t>
      </w:r>
      <w:r>
        <w:t xml:space="preserve"> </w:t>
      </w:r>
      <w:r w:rsidR="00CA3367">
        <w:t xml:space="preserve">Briefly, </w:t>
      </w:r>
      <w:r w:rsidR="005F5D59">
        <w:t xml:space="preserve">sites </w:t>
      </w:r>
      <w:r w:rsidR="003B68DE">
        <w:t xml:space="preserve">are surveyed </w:t>
      </w:r>
      <w:r w:rsidR="005F5D59">
        <w:t xml:space="preserve">over </w:t>
      </w:r>
      <w:r w:rsidR="00DD1D2D">
        <w:t xml:space="preserve">multiple </w:t>
      </w:r>
      <w:r w:rsidR="00A721F2">
        <w:t xml:space="preserve">primary </w:t>
      </w:r>
      <w:r w:rsidR="00DD1D2D">
        <w:t>sampling periods</w:t>
      </w:r>
      <w:r w:rsidR="005F5D59">
        <w:t xml:space="preserve"> to collect </w:t>
      </w:r>
      <w:r w:rsidR="00CA3367">
        <w:t>species detection/non-detection data</w:t>
      </w:r>
      <w:r w:rsidR="005F5D59">
        <w:t xml:space="preserve">. We assume that while the occupancy status of </w:t>
      </w:r>
      <w:r w:rsidR="00CA3367">
        <w:t>a</w:t>
      </w:r>
      <w:r w:rsidR="005F5D59">
        <w:t xml:space="preserve"> species may change at sites </w:t>
      </w:r>
      <w:r w:rsidR="00DD1D2D">
        <w:t xml:space="preserve">between our </w:t>
      </w:r>
      <w:r w:rsidR="00A721F2">
        <w:t xml:space="preserve">primary </w:t>
      </w:r>
      <w:r w:rsidR="00DD1D2D">
        <w:t>sampling periods</w:t>
      </w:r>
      <w:r w:rsidR="005F5D59">
        <w:t xml:space="preserve">, </w:t>
      </w:r>
      <w:r w:rsidR="00DD1D2D">
        <w:t>the</w:t>
      </w:r>
      <w:r w:rsidR="005F5D59">
        <w:t xml:space="preserve"> occupancy status does not change </w:t>
      </w:r>
      <w:r w:rsidR="00DD1D2D">
        <w:t xml:space="preserve">within a </w:t>
      </w:r>
      <w:r w:rsidR="00A721F2">
        <w:t xml:space="preserve">primary </w:t>
      </w:r>
      <w:r w:rsidR="00DD1D2D">
        <w:t xml:space="preserve">sampling period </w:t>
      </w:r>
      <w:r w:rsidR="005F5D59">
        <w:t xml:space="preserve">(i.e., the closure assumption). During each </w:t>
      </w:r>
      <w:r w:rsidR="00A721F2">
        <w:t xml:space="preserve">primary </w:t>
      </w:r>
      <w:r w:rsidR="005F5D59">
        <w:t xml:space="preserve">sampling period, a researcher conducts </w:t>
      </w:r>
      <w:r>
        <w:t xml:space="preserve">multiple </w:t>
      </w:r>
      <w:r w:rsidR="00605B10">
        <w:lastRenderedPageBreak/>
        <w:t xml:space="preserve">independent </w:t>
      </w:r>
      <w:r w:rsidR="005F5D59">
        <w:t xml:space="preserve">surveys at each site </w:t>
      </w:r>
      <w:r>
        <w:t>to generate a detection history</w:t>
      </w:r>
      <w:r w:rsidR="00605B10">
        <w:t>, which are a collection of 1’s and 0’s that respectively indicate whether a species was or was not detected.</w:t>
      </w:r>
    </w:p>
    <w:p w14:paraId="2742A1AB" w14:textId="7E8647FE" w:rsidR="00605B10" w:rsidRPr="005F5D59" w:rsidRDefault="00755356" w:rsidP="000B083D">
      <w:pPr>
        <w:ind w:firstLine="720"/>
      </w:pPr>
      <w:r>
        <w:t>A</w:t>
      </w:r>
      <w:r w:rsidR="00DD1D2D">
        <w:t xml:space="preserve">utologistic occupancy models </w:t>
      </w:r>
      <w:r w:rsidR="003B68DE">
        <w:t xml:space="preserve">have </w:t>
      </w:r>
      <w:r w:rsidR="00CA3367">
        <w:t xml:space="preserve">four </w:t>
      </w:r>
      <w:r w:rsidR="003B68DE">
        <w:t xml:space="preserve">key </w:t>
      </w:r>
      <w:r>
        <w:t>assumptions</w:t>
      </w:r>
      <w:r w:rsidR="000B083D">
        <w:t xml:space="preserve"> in addition to the closure assumption</w:t>
      </w:r>
      <w:r w:rsidR="00B47AEE">
        <w:t xml:space="preserve"> described above</w:t>
      </w:r>
      <w:r w:rsidR="00DD1D2D">
        <w:t>.</w:t>
      </w:r>
      <w:r w:rsidR="00B212BE">
        <w:t xml:space="preserve"> </w:t>
      </w:r>
      <w:r w:rsidR="00CA3367">
        <w:t xml:space="preserve">First, </w:t>
      </w:r>
      <w:r w:rsidR="00403F01">
        <w:t xml:space="preserve">sampling </w:t>
      </w:r>
      <w:r w:rsidR="00CA3367">
        <w:t>can result in false negatives (i.e., a species is present but not detected) but not false positives (i.e., the species is not present but was mistakenly detected). Second</w:t>
      </w:r>
      <w:r w:rsidR="00605B10">
        <w:t xml:space="preserve">, all sampled sites are </w:t>
      </w:r>
      <w:r w:rsidR="00DD1D2D">
        <w:t xml:space="preserve">spatially </w:t>
      </w:r>
      <w:r w:rsidR="00605B10">
        <w:t>independent</w:t>
      </w:r>
      <w:r w:rsidR="00DD1D2D">
        <w:t xml:space="preserve">. </w:t>
      </w:r>
      <w:r w:rsidR="00CA3367">
        <w:t>Third</w:t>
      </w:r>
      <w:r w:rsidR="00605B10">
        <w:t xml:space="preserve">, autologistic occupancy models </w:t>
      </w:r>
      <w:r w:rsidR="00A721F2">
        <w:t>assume temporal dependence is a first-order Markov process so that the</w:t>
      </w:r>
      <w:r w:rsidR="00605B10">
        <w:t xml:space="preserve"> presence of a species in one </w:t>
      </w:r>
      <w:r w:rsidR="000B6C02">
        <w:t>sampling</w:t>
      </w:r>
      <w:r w:rsidR="00605B10">
        <w:t xml:space="preserve"> period </w:t>
      </w:r>
      <w:r w:rsidR="00A721F2">
        <w:t xml:space="preserve">may </w:t>
      </w:r>
      <w:r w:rsidR="00B212BE">
        <w:t xml:space="preserve">influence the occupancy status </w:t>
      </w:r>
      <w:r w:rsidR="00605B10">
        <w:t xml:space="preserve">in the following </w:t>
      </w:r>
      <w:r w:rsidR="000B6C02">
        <w:t>sampling</w:t>
      </w:r>
      <w:r w:rsidR="00605B10">
        <w:t xml:space="preserve"> period. </w:t>
      </w:r>
      <w:r w:rsidR="003B68DE">
        <w:t xml:space="preserve">As such, temporal dependence </w:t>
      </w:r>
      <w:r w:rsidR="00403F01">
        <w:t>occurs over</w:t>
      </w:r>
      <w:r w:rsidR="003B68DE">
        <w:t xml:space="preserve"> adjacent sampling periods</w:t>
      </w:r>
      <w:r w:rsidR="00CA3367">
        <w:t xml:space="preserve"> (e.g., </w:t>
      </w:r>
      <w:r w:rsidR="00CA3367" w:rsidRPr="00CA3367">
        <w:rPr>
          <w:i/>
          <w:iCs/>
        </w:rPr>
        <w:t>t-1</w:t>
      </w:r>
      <w:r w:rsidR="00CA3367">
        <w:t xml:space="preserve"> to </w:t>
      </w:r>
      <w:r w:rsidR="00CA3367" w:rsidRPr="00CA3367">
        <w:rPr>
          <w:i/>
          <w:iCs/>
        </w:rPr>
        <w:t>t</w:t>
      </w:r>
      <w:r w:rsidR="00CA3367">
        <w:t>)</w:t>
      </w:r>
      <w:r w:rsidR="003B68DE">
        <w:t xml:space="preserve"> but</w:t>
      </w:r>
      <w:r w:rsidR="00403F01">
        <w:t xml:space="preserve"> is</w:t>
      </w:r>
      <w:r w:rsidR="003B68DE">
        <w:t xml:space="preserve"> </w:t>
      </w:r>
      <w:r w:rsidR="00605B10">
        <w:t>independen</w:t>
      </w:r>
      <w:r w:rsidR="00403F01">
        <w:t>t</w:t>
      </w:r>
      <w:r w:rsidR="00605B10">
        <w:t xml:space="preserve"> over larger time </w:t>
      </w:r>
      <w:r w:rsidR="0044412C">
        <w:t>frames</w:t>
      </w:r>
      <w:r w:rsidR="00605B10">
        <w:t xml:space="preserve"> (e.g., </w:t>
      </w:r>
      <w:r w:rsidR="00605B10">
        <w:rPr>
          <w:i/>
          <w:iCs/>
        </w:rPr>
        <w:t>t – 1</w:t>
      </w:r>
      <w:r w:rsidR="00605B10">
        <w:t xml:space="preserve"> to </w:t>
      </w:r>
      <w:r w:rsidR="00605B10">
        <w:rPr>
          <w:i/>
          <w:iCs/>
        </w:rPr>
        <w:t>t + 1</w:t>
      </w:r>
      <w:r w:rsidR="003E2065">
        <w:rPr>
          <w:i/>
          <w:iCs/>
        </w:rPr>
        <w:t xml:space="preserve"> or </w:t>
      </w:r>
      <w:r w:rsidR="007D5584">
        <w:rPr>
          <w:i/>
          <w:iCs/>
        </w:rPr>
        <w:t>t-1 to t+2</w:t>
      </w:r>
      <w:r w:rsidR="00605B10">
        <w:t>).</w:t>
      </w:r>
      <w:r w:rsidR="00CF39D0">
        <w:t xml:space="preserve"> </w:t>
      </w:r>
      <w:r w:rsidR="00CA3367">
        <w:t>Fourth</w:t>
      </w:r>
      <w:r w:rsidR="00D75B7E">
        <w:t xml:space="preserve">, </w:t>
      </w:r>
      <w:r w:rsidR="001F2BE4">
        <w:t xml:space="preserve">the probability of occupancy and detection is either constant across sites </w:t>
      </w:r>
      <w:r w:rsidR="00A721F2">
        <w:t xml:space="preserve">and surveys </w:t>
      </w:r>
      <w:r w:rsidR="001F2BE4">
        <w:t>or explained by covariates.</w:t>
      </w:r>
      <w:r w:rsidR="006019C0">
        <w:t xml:space="preserve"> In other words, there is no unmodeled site-specific heterogeneity. </w:t>
      </w:r>
      <w:r w:rsidR="00B212BE">
        <w:t>If such assumptions are violated then the resulting model may be over precise</w:t>
      </w:r>
      <w:r w:rsidR="0044412C">
        <w:t xml:space="preserve"> or</w:t>
      </w:r>
      <w:r w:rsidR="00B212BE">
        <w:t xml:space="preserve"> estimators could be biased and</w:t>
      </w:r>
      <w:r w:rsidR="0044412C">
        <w:t>,</w:t>
      </w:r>
      <w:r w:rsidR="00B212BE">
        <w:t xml:space="preserve"> as a result</w:t>
      </w:r>
      <w:r w:rsidR="0044412C">
        <w:t>,</w:t>
      </w:r>
      <w:r w:rsidR="00B212BE">
        <w:t xml:space="preserve"> the inference made from the associated model could be wrong (Bailey et al. 2013).</w:t>
      </w:r>
    </w:p>
    <w:p w14:paraId="4542E177" w14:textId="77777777" w:rsidR="00C26CE2" w:rsidRDefault="00C26CE2" w:rsidP="00C26CE2"/>
    <w:p w14:paraId="5C6A64E2" w14:textId="72B191D8" w:rsidR="00C26CE2" w:rsidRPr="00C26CE2" w:rsidRDefault="00C26CE2" w:rsidP="00C26CE2">
      <w:pPr>
        <w:pStyle w:val="Heading2"/>
      </w:pPr>
      <w:r>
        <w:t>The model</w:t>
      </w:r>
    </w:p>
    <w:p w14:paraId="0CC5D4F9" w14:textId="0084CB98" w:rsidR="00F36728" w:rsidRDefault="00F36728" w:rsidP="00F36728">
      <w:r>
        <w:t xml:space="preserve">The simplest way to describe </w:t>
      </w:r>
      <w:r w:rsidR="003B68DE">
        <w:t>autologistic occupancy models</w:t>
      </w:r>
      <w:r>
        <w:t xml:space="preserve"> is with a latent binary variable that denotes whether the species of interest is present </w:t>
      </w:r>
      <w:r w:rsidR="00130DF5">
        <w:t xml:space="preserve">or not </w:t>
      </w:r>
      <w:r>
        <w:t xml:space="preserve">at a </w:t>
      </w:r>
      <w:r w:rsidR="000B6C02">
        <w:t>site</w:t>
      </w:r>
      <w:r>
        <w:t xml:space="preserve">. While </w:t>
      </w:r>
      <w:r w:rsidRPr="00130DF5">
        <w:rPr>
          <w:rFonts w:ascii="Lucida Console" w:hAnsi="Lucida Console"/>
        </w:rPr>
        <w:t>autoOcc</w:t>
      </w:r>
      <w:r>
        <w:t xml:space="preserve"> does not use this parameterization</w:t>
      </w:r>
      <w:r w:rsidR="00FD008D">
        <w:t>,</w:t>
      </w:r>
      <w:r w:rsidR="00755356">
        <w:t xml:space="preserve"> </w:t>
      </w:r>
      <w:r w:rsidR="00FD008D">
        <w:t xml:space="preserve">this is the </w:t>
      </w:r>
      <w:r w:rsidR="003B68DE">
        <w:t>best</w:t>
      </w:r>
      <w:r w:rsidR="00FD008D">
        <w:t xml:space="preserve"> way to understand how </w:t>
      </w:r>
      <w:r>
        <w:t xml:space="preserve">the autologistic term, </w:t>
      </w:r>
      <w:r w:rsidR="008B5549" w:rsidRPr="00F36728">
        <w:rPr>
          <w:i/>
          <w:iCs/>
        </w:rPr>
        <w:t>θ</w:t>
      </w:r>
      <w:r>
        <w:t>, is used</w:t>
      </w:r>
      <w:r w:rsidR="00FD008D">
        <w:t xml:space="preserve"> in the model</w:t>
      </w:r>
      <w:r>
        <w:t xml:space="preserve">. Thus, for </w:t>
      </w:r>
      <w:r>
        <w:rPr>
          <w:i/>
          <w:iCs/>
        </w:rPr>
        <w:t>i</w:t>
      </w:r>
      <w:r>
        <w:t xml:space="preserve"> in 1,…,</w:t>
      </w:r>
      <w:r w:rsidRPr="00F36728">
        <w:rPr>
          <w:i/>
          <w:iCs/>
        </w:rPr>
        <w:t>I</w:t>
      </w:r>
      <w:r>
        <w:rPr>
          <w:i/>
          <w:iCs/>
        </w:rPr>
        <w:t xml:space="preserve"> </w:t>
      </w:r>
      <w:r>
        <w:t xml:space="preserve">sites and </w:t>
      </w:r>
      <w:r w:rsidRPr="00F36728">
        <w:rPr>
          <w:i/>
          <w:iCs/>
        </w:rPr>
        <w:t>t</w:t>
      </w:r>
      <w:r>
        <w:rPr>
          <w:i/>
          <w:iCs/>
        </w:rPr>
        <w:t xml:space="preserve"> </w:t>
      </w:r>
      <w:r>
        <w:t>in 1,…,</w:t>
      </w:r>
      <w:r w:rsidRPr="00F36728">
        <w:rPr>
          <w:i/>
          <w:iCs/>
        </w:rPr>
        <w:t>T</w:t>
      </w:r>
      <w:r>
        <w:t xml:space="preserve"> primary sampling periods</w:t>
      </w:r>
      <w:r w:rsidR="00A57D9C">
        <w:t xml:space="preserve"> (hereafter seasons)</w:t>
      </w:r>
      <w:r w:rsidR="00130DF5">
        <w:t xml:space="preserve">, let </w:t>
      </w:r>
      <w:r w:rsidR="00130DF5" w:rsidRPr="00130DF5">
        <w:rPr>
          <w:i/>
          <w:iCs/>
        </w:rPr>
        <w:t>z</w:t>
      </w:r>
      <w:r w:rsidR="00130DF5" w:rsidRPr="00130DF5">
        <w:rPr>
          <w:i/>
          <w:iCs/>
          <w:vertAlign w:val="subscript"/>
        </w:rPr>
        <w:t>i,t</w:t>
      </w:r>
      <w:r w:rsidR="00130DF5">
        <w:t xml:space="preserve"> be the</w:t>
      </w:r>
      <w:r w:rsidR="000B6C02">
        <w:t xml:space="preserve"> latent</w:t>
      </w:r>
      <w:r w:rsidR="00130DF5">
        <w:t xml:space="preserve"> </w:t>
      </w:r>
      <w:r w:rsidR="00FD008D">
        <w:t xml:space="preserve">binary </w:t>
      </w:r>
      <w:r w:rsidR="00130DF5">
        <w:t xml:space="preserve">occupancy status of a species at site </w:t>
      </w:r>
      <w:r w:rsidR="00130DF5" w:rsidRPr="00130DF5">
        <w:rPr>
          <w:i/>
          <w:iCs/>
        </w:rPr>
        <w:t>i</w:t>
      </w:r>
      <w:r w:rsidR="00130DF5">
        <w:rPr>
          <w:i/>
          <w:iCs/>
        </w:rPr>
        <w:t xml:space="preserve"> </w:t>
      </w:r>
      <w:r w:rsidR="00130DF5">
        <w:t xml:space="preserve">and time </w:t>
      </w:r>
      <w:r w:rsidR="00130DF5">
        <w:rPr>
          <w:i/>
          <w:iCs/>
        </w:rPr>
        <w:t xml:space="preserve">t </w:t>
      </w:r>
      <w:r w:rsidR="00130DF5">
        <w:t>and</w:t>
      </w:r>
      <w:r w:rsidR="00FD008D">
        <w:t xml:space="preserve"> let</w:t>
      </w:r>
      <w:r w:rsidR="00130DF5">
        <w:t xml:space="preserve"> </w:t>
      </w:r>
      <w:r w:rsidR="00130DF5" w:rsidRPr="00130DF5">
        <w:rPr>
          <w:i/>
          <w:iCs/>
        </w:rPr>
        <w:t>ψ</w:t>
      </w:r>
      <w:r w:rsidR="00130DF5" w:rsidRPr="00130DF5">
        <w:rPr>
          <w:i/>
          <w:iCs/>
          <w:vertAlign w:val="subscript"/>
        </w:rPr>
        <w:t>i,t</w:t>
      </w:r>
      <w:r w:rsidR="00130DF5">
        <w:t xml:space="preserve"> be the occupancy probability. During the first </w:t>
      </w:r>
      <w:r w:rsidR="00A57D9C">
        <w:t>season</w:t>
      </w:r>
      <w:r w:rsidR="00130DF5">
        <w:t xml:space="preserve"> there is no information about the occupancy status of the species </w:t>
      </w:r>
      <w:r w:rsidR="00670065">
        <w:t>before sampling began</w:t>
      </w:r>
      <w:r w:rsidR="00130DF5">
        <w:t xml:space="preserve">. Thus, when </w:t>
      </w:r>
      <w:r w:rsidR="00130DF5" w:rsidRPr="00A57D9C">
        <w:rPr>
          <w:i/>
          <w:iCs/>
        </w:rPr>
        <w:t>t</w:t>
      </w:r>
      <w:r w:rsidR="00A57D9C">
        <w:t xml:space="preserve"> </w:t>
      </w:r>
      <w:r w:rsidR="00130DF5">
        <w:t>=</w:t>
      </w:r>
      <w:r w:rsidR="00A57D9C">
        <w:t xml:space="preserve"> </w:t>
      </w:r>
      <w:r w:rsidR="00130DF5">
        <w:t>1</w:t>
      </w:r>
      <w:r w:rsidR="001337BE">
        <w:t xml:space="preserve"> </w:t>
      </w:r>
      <w:r w:rsidR="008B5549">
        <w:t>the latent state model is</w:t>
      </w:r>
    </w:p>
    <w:tbl>
      <w:tblPr>
        <w:tblStyle w:val="TableGrid"/>
        <w:tblW w:w="0" w:type="auto"/>
        <w:tblLook w:val="04A0" w:firstRow="1" w:lastRow="0" w:firstColumn="1" w:lastColumn="0" w:noHBand="0" w:noVBand="1"/>
      </w:tblPr>
      <w:tblGrid>
        <w:gridCol w:w="805"/>
        <w:gridCol w:w="7650"/>
        <w:gridCol w:w="895"/>
      </w:tblGrid>
      <w:tr w:rsidR="00130DF5" w14:paraId="7A2CB73F" w14:textId="77777777" w:rsidTr="004A7AC7">
        <w:tc>
          <w:tcPr>
            <w:tcW w:w="805" w:type="dxa"/>
          </w:tcPr>
          <w:p w14:paraId="0D5FE1A3" w14:textId="77777777" w:rsidR="00130DF5" w:rsidRDefault="00130DF5" w:rsidP="00F36728"/>
        </w:tc>
        <w:tc>
          <w:tcPr>
            <w:tcW w:w="7650" w:type="dxa"/>
          </w:tcPr>
          <w:p w14:paraId="08A331FB" w14:textId="18C2F0DD" w:rsidR="00130DF5" w:rsidRPr="00130DF5" w:rsidRDefault="000B6C02" w:rsidP="00F36728">
            <w:pPr>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m:oMathPara>
          </w:p>
          <w:p w14:paraId="325FD73F" w14:textId="649A9236" w:rsidR="00130DF5" w:rsidRPr="00130DF5" w:rsidRDefault="00000000" w:rsidP="004A7AC7">
            <w:pPr>
              <w:jc w:val="center"/>
              <w:rPr>
                <w:i/>
              </w:rPr>
            </w:pPr>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i,1</m:t>
                  </m:r>
                </m:sub>
              </m:sSub>
              <m:r>
                <w:rPr>
                  <w:rFonts w:ascii="Cambria Math" w:hAnsi="Cambria Math"/>
                </w:rPr>
                <m:t>)</m:t>
              </m:r>
            </m:oMath>
            <w:r w:rsidR="004A7AC7">
              <w:rPr>
                <w:rFonts w:eastAsiaTheme="minorEastAsia"/>
                <w:i/>
              </w:rPr>
              <w:t>,</w:t>
            </w:r>
          </w:p>
        </w:tc>
        <w:tc>
          <w:tcPr>
            <w:tcW w:w="895" w:type="dxa"/>
            <w:vAlign w:val="center"/>
          </w:tcPr>
          <w:p w14:paraId="21D16C19" w14:textId="0AF69D06" w:rsidR="00130DF5" w:rsidRDefault="00130DF5" w:rsidP="004A7AC7">
            <w:pPr>
              <w:jc w:val="center"/>
            </w:pPr>
            <w:r>
              <w:t>Eq. 1</w:t>
            </w:r>
          </w:p>
        </w:tc>
      </w:tr>
    </w:tbl>
    <w:p w14:paraId="6B976EAB" w14:textId="77777777" w:rsidR="00130DF5" w:rsidRDefault="00130DF5" w:rsidP="00F36728"/>
    <w:p w14:paraId="6C76C877" w14:textId="1EFE6484" w:rsidR="004A7AC7" w:rsidRPr="008B5549" w:rsidRDefault="008B5549" w:rsidP="00F36728">
      <w:r>
        <w:t>w</w:t>
      </w:r>
      <w:r w:rsidR="004A7AC7">
        <w:t xml:space="preserve">here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w:t>
      </w:r>
      <w:r w:rsidR="00196644">
        <w:rPr>
          <w:rFonts w:eastAsiaTheme="minorEastAsia"/>
        </w:rPr>
        <w:t xml:space="preserve">the product of </w:t>
      </w:r>
      <w:r w:rsidR="004A7AC7">
        <w:rPr>
          <w:rFonts w:eastAsiaTheme="minorEastAsia"/>
        </w:rPr>
        <w:t>a vector of regression coefficients (</w:t>
      </w:r>
      <m:oMath>
        <m:r>
          <m:rPr>
            <m:sty m:val="bi"/>
          </m:rPr>
          <w:rPr>
            <w:rFonts w:ascii="Cambria Math" w:hAnsi="Cambria Math"/>
          </w:rPr>
          <m:t>β</m:t>
        </m:r>
      </m:oMath>
      <w:r w:rsidR="000B6C02">
        <w:rPr>
          <w:rFonts w:eastAsiaTheme="minorEastAsia"/>
        </w:rPr>
        <w:t xml:space="preserve">, which </w:t>
      </w:r>
      <w:r w:rsidR="004A7AC7">
        <w:rPr>
          <w:rFonts w:eastAsiaTheme="minorEastAsia"/>
        </w:rPr>
        <w:t>includ</w:t>
      </w:r>
      <w:r w:rsidR="000B6C02">
        <w:rPr>
          <w:rFonts w:eastAsiaTheme="minorEastAsia"/>
        </w:rPr>
        <w:t>es</w:t>
      </w:r>
      <w:r w:rsidR="004A7AC7">
        <w:rPr>
          <w:rFonts w:eastAsiaTheme="minorEastAsia"/>
        </w:rPr>
        <w:t xml:space="preserve"> the model intercept) and their associated covariates</w:t>
      </w:r>
      <w:r w:rsidR="000B6C02">
        <w:rPr>
          <w:rFonts w:eastAsiaTheme="minorEastAsia"/>
        </w:rPr>
        <w:t xml:space="preserve">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0B6C02" w:rsidRPr="000B083D">
        <w:rPr>
          <w:rFonts w:eastAsiaTheme="minorEastAsia"/>
        </w:rPr>
        <w:t>)</w:t>
      </w:r>
      <w:r w:rsidR="004A7AC7">
        <w:rPr>
          <w:rFonts w:eastAsiaTheme="minorEastAsia"/>
        </w:rPr>
        <w:t xml:space="preserve">, which </w:t>
      </w:r>
      <w:r w:rsidR="00FD008D">
        <w:rPr>
          <w:rFonts w:eastAsiaTheme="minorEastAsia"/>
        </w:rPr>
        <w:t>is</w:t>
      </w:r>
      <w:r w:rsidR="004A7AC7">
        <w:rPr>
          <w:rFonts w:eastAsiaTheme="minorEastAsia"/>
        </w:rPr>
        <w:t xml:space="preserve"> indexed by </w:t>
      </w:r>
      <w:r w:rsidR="004A7AC7">
        <w:rPr>
          <w:rFonts w:eastAsiaTheme="minorEastAsia"/>
          <w:i/>
          <w:iCs/>
        </w:rPr>
        <w:t>i</w:t>
      </w:r>
      <w:r w:rsidR="004A7AC7">
        <w:rPr>
          <w:rFonts w:eastAsiaTheme="minorEastAsia"/>
        </w:rPr>
        <w:t xml:space="preserve"> and </w:t>
      </w:r>
      <w:r w:rsidR="004A7AC7">
        <w:rPr>
          <w:rFonts w:eastAsiaTheme="minorEastAsia"/>
          <w:i/>
          <w:iCs/>
        </w:rPr>
        <w:t xml:space="preserve">t </w:t>
      </w:r>
      <w:r w:rsidR="004A7AC7">
        <w:rPr>
          <w:rFonts w:eastAsiaTheme="minorEastAsia"/>
        </w:rPr>
        <w:t>because the</w:t>
      </w:r>
      <w:r w:rsidR="00FD008D">
        <w:rPr>
          <w:rFonts w:eastAsiaTheme="minorEastAsia"/>
        </w:rPr>
        <w:t xml:space="preserve"> covariates</w:t>
      </w:r>
      <w:r w:rsidR="004A7AC7">
        <w:rPr>
          <w:rFonts w:eastAsiaTheme="minorEastAsia"/>
        </w:rPr>
        <w:t xml:space="preserve"> could vary across space, time, or both. </w:t>
      </w:r>
      <w:r w:rsidR="00A277D8">
        <w:rPr>
          <w:rFonts w:eastAsiaTheme="minorEastAsia"/>
        </w:rPr>
        <w:t>T</w:t>
      </w:r>
      <w:r w:rsidR="004A7AC7">
        <w:rPr>
          <w:rFonts w:eastAsiaTheme="minorEastAsia"/>
        </w:rPr>
        <w:t xml:space="preserve">he first element of </w:t>
      </w:r>
      <m:oMath>
        <m:sSub>
          <m:sSubPr>
            <m:ctrlPr>
              <w:rPr>
                <w:rFonts w:ascii="Cambria Math" w:hAnsi="Cambria Math"/>
                <w:b/>
                <w:bCs/>
                <w:i/>
              </w:rPr>
            </m:ctrlPr>
          </m:sSubPr>
          <m:e>
            <m:r>
              <m:rPr>
                <m:sty m:val="bi"/>
              </m:rPr>
              <w:rPr>
                <w:rFonts w:ascii="Cambria Math" w:hAnsi="Cambria Math"/>
              </w:rPr>
              <m:t>x</m:t>
            </m:r>
          </m:e>
          <m:sub>
            <m:r>
              <w:rPr>
                <w:rFonts w:ascii="Cambria Math" w:hAnsi="Cambria Math"/>
              </w:rPr>
              <m:t>i,1</m:t>
            </m:r>
          </m:sub>
        </m:sSub>
      </m:oMath>
      <w:r w:rsidR="004A7AC7">
        <w:rPr>
          <w:rFonts w:eastAsiaTheme="minorEastAsia"/>
          <w:b/>
          <w:bCs/>
        </w:rPr>
        <w:t xml:space="preserve"> </w:t>
      </w:r>
      <w:r w:rsidR="004A7AC7">
        <w:rPr>
          <w:rFonts w:eastAsiaTheme="minorEastAsia"/>
        </w:rPr>
        <w:t xml:space="preserve">is a 1 to account for the model intercept. </w:t>
      </w:r>
      <w:r>
        <w:rPr>
          <w:rFonts w:eastAsiaTheme="minorEastAsia"/>
        </w:rPr>
        <w:t xml:space="preserve">For </w:t>
      </w:r>
      <w:r w:rsidRPr="00A57D9C">
        <w:rPr>
          <w:rFonts w:eastAsiaTheme="minorEastAsia"/>
          <w:i/>
          <w:iCs/>
        </w:rPr>
        <w:t>t</w:t>
      </w:r>
      <w:r w:rsidR="00A57D9C">
        <w:rPr>
          <w:rFonts w:eastAsiaTheme="minorEastAsia"/>
        </w:rPr>
        <w:t xml:space="preserve"> </w:t>
      </w:r>
      <w:r>
        <w:rPr>
          <w:rFonts w:eastAsiaTheme="minorEastAsia"/>
        </w:rPr>
        <w:t>&gt;</w:t>
      </w:r>
      <w:r w:rsidR="00A57D9C">
        <w:rPr>
          <w:rFonts w:eastAsiaTheme="minorEastAsia"/>
        </w:rPr>
        <w:t xml:space="preserve"> </w:t>
      </w:r>
      <w:r>
        <w:rPr>
          <w:rFonts w:eastAsiaTheme="minorEastAsia"/>
        </w:rPr>
        <w:t xml:space="preserve">1 we modify the logit-linear predictor by adding our autologistic term, </w:t>
      </w:r>
      <w:r w:rsidRPr="00F36728">
        <w:rPr>
          <w:i/>
          <w:iCs/>
        </w:rPr>
        <w:t>θ</w:t>
      </w:r>
      <w:r>
        <w:t>, that is multiplied by a species</w:t>
      </w:r>
      <w:r w:rsidR="009618E6">
        <w:t>’</w:t>
      </w:r>
      <w:r>
        <w:t xml:space="preserve"> occupancy status at the site of interest in the previous </w:t>
      </w:r>
      <w:r w:rsidR="00A57D9C">
        <w:t>season</w:t>
      </w:r>
      <w:r>
        <w:t>.</w:t>
      </w:r>
    </w:p>
    <w:tbl>
      <w:tblPr>
        <w:tblStyle w:val="TableGrid"/>
        <w:tblW w:w="0" w:type="auto"/>
        <w:tblLook w:val="04A0" w:firstRow="1" w:lastRow="0" w:firstColumn="1" w:lastColumn="0" w:noHBand="0" w:noVBand="1"/>
      </w:tblPr>
      <w:tblGrid>
        <w:gridCol w:w="805"/>
        <w:gridCol w:w="7650"/>
        <w:gridCol w:w="895"/>
      </w:tblGrid>
      <w:tr w:rsidR="008B5549" w14:paraId="37BBF0F7" w14:textId="77777777" w:rsidTr="00EE048A">
        <w:tc>
          <w:tcPr>
            <w:tcW w:w="805" w:type="dxa"/>
          </w:tcPr>
          <w:p w14:paraId="20949C97" w14:textId="77777777" w:rsidR="008B5549" w:rsidRDefault="008B5549" w:rsidP="00EE048A"/>
        </w:tc>
        <w:tc>
          <w:tcPr>
            <w:tcW w:w="7650" w:type="dxa"/>
          </w:tcPr>
          <w:p w14:paraId="00481851" w14:textId="38A27302" w:rsidR="008B5549" w:rsidRPr="00130DF5" w:rsidRDefault="000B6C02" w:rsidP="00EE048A">
            <w:pPr>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 xml:space="preserve">) =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m:t>
                </m:r>
                <m:sSub>
                  <m:sSubPr>
                    <m:ctrlPr>
                      <w:rPr>
                        <w:rFonts w:ascii="Cambria Math" w:hAnsi="Cambria Math"/>
                        <w:i/>
                      </w:rPr>
                    </m:ctrlPr>
                  </m:sSubPr>
                  <m:e>
                    <m:r>
                      <w:rPr>
                        <w:rFonts w:ascii="Cambria Math" w:hAnsi="Cambria Math"/>
                      </w:rPr>
                      <m:t>z</m:t>
                    </m:r>
                  </m:e>
                  <m:sub>
                    <m:r>
                      <w:rPr>
                        <w:rFonts w:ascii="Cambria Math" w:hAnsi="Cambria Math"/>
                      </w:rPr>
                      <m:t>i,t-1</m:t>
                    </m:r>
                  </m:sub>
                </m:sSub>
              </m:oMath>
            </m:oMathPara>
          </w:p>
          <w:p w14:paraId="68D97C2B" w14:textId="1268CEBC" w:rsidR="008B5549" w:rsidRPr="00130DF5" w:rsidRDefault="00000000" w:rsidP="00EE048A">
            <w:pPr>
              <w:jc w:val="center"/>
              <w:rPr>
                <w:i/>
              </w:rPr>
            </w:pPr>
            <m:oMath>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i,t</m:t>
                  </m:r>
                </m:sub>
              </m:sSub>
              <m:r>
                <w:rPr>
                  <w:rFonts w:ascii="Cambria Math" w:hAnsi="Cambria Math"/>
                </w:rPr>
                <m:t>)</m:t>
              </m:r>
            </m:oMath>
            <w:r w:rsidR="008B5549">
              <w:rPr>
                <w:rFonts w:eastAsiaTheme="minorEastAsia"/>
                <w:i/>
              </w:rPr>
              <w:t>,</w:t>
            </w:r>
            <w:r w:rsidR="00A57D9C">
              <w:rPr>
                <w:rFonts w:eastAsiaTheme="minorEastAsia"/>
                <w:i/>
              </w:rPr>
              <w:t xml:space="preserve"> </w:t>
            </w:r>
            <w:r w:rsidR="00A57D9C">
              <w:rPr>
                <w:rFonts w:eastAsiaTheme="minorEastAsia"/>
                <w:iCs/>
              </w:rPr>
              <w:t xml:space="preserve">for </w:t>
            </w:r>
            <w:r w:rsidR="008B5549">
              <w:rPr>
                <w:rFonts w:eastAsiaTheme="minorEastAsia"/>
                <w:i/>
              </w:rPr>
              <w:t xml:space="preserve"> t &gt; 1</w:t>
            </w:r>
          </w:p>
        </w:tc>
        <w:tc>
          <w:tcPr>
            <w:tcW w:w="895" w:type="dxa"/>
            <w:vAlign w:val="center"/>
          </w:tcPr>
          <w:p w14:paraId="7A7D65EB" w14:textId="7690E2EA" w:rsidR="008B5549" w:rsidRDefault="008B5549" w:rsidP="00EE048A">
            <w:pPr>
              <w:jc w:val="center"/>
            </w:pPr>
            <w:r>
              <w:t>Eq. 2</w:t>
            </w:r>
          </w:p>
        </w:tc>
      </w:tr>
    </w:tbl>
    <w:p w14:paraId="2E7CFEEB" w14:textId="02132D7F" w:rsidR="00693AFB" w:rsidRDefault="00693AFB" w:rsidP="00693AFB"/>
    <w:p w14:paraId="1E8E5C74" w14:textId="056710CE" w:rsidR="00792F04" w:rsidRPr="00703FCC" w:rsidRDefault="00A57D9C" w:rsidP="003B68DE">
      <w:pPr>
        <w:ind w:firstLine="720"/>
        <w:rPr>
          <w:rFonts w:eastAsiaTheme="minorEastAsia"/>
          <w:iCs/>
        </w:rPr>
      </w:pPr>
      <w:r>
        <w:t>W</w:t>
      </w:r>
      <w:r w:rsidR="004050B6">
        <w:t xml:space="preserve">hen the species is present during the previous </w:t>
      </w:r>
      <w:r>
        <w:t>season then</w:t>
      </w:r>
      <w:r w:rsidR="004050B6">
        <w:t xml:space="preserve"> </w:t>
      </w:r>
      <m:oMath>
        <m:sSub>
          <m:sSubPr>
            <m:ctrlPr>
              <w:rPr>
                <w:rFonts w:ascii="Cambria Math" w:hAnsi="Cambria Math"/>
                <w:i/>
              </w:rPr>
            </m:ctrlPr>
          </m:sSubPr>
          <m:e>
            <m:r>
              <w:rPr>
                <w:rFonts w:ascii="Cambria Math" w:hAnsi="Cambria Math"/>
              </w:rPr>
              <m:t>z</m:t>
            </m:r>
          </m:e>
          <m:sub>
            <m:r>
              <w:rPr>
                <w:rFonts w:ascii="Cambria Math" w:hAnsi="Cambria Math"/>
              </w:rPr>
              <m:t>i,t-1</m:t>
            </m:r>
          </m:sub>
        </m:sSub>
        <m:r>
          <w:rPr>
            <w:rFonts w:ascii="Cambria Math" w:hAnsi="Cambria Math"/>
          </w:rPr>
          <m:t xml:space="preserve"> = 1</m:t>
        </m:r>
      </m:oMath>
      <w:r w:rsidR="004050B6">
        <w:rPr>
          <w:rFonts w:eastAsiaTheme="minorEastAsia"/>
          <w:iCs/>
        </w:rPr>
        <w:t xml:space="preserve"> and </w:t>
      </w:r>
      <w:r w:rsidR="004050B6" w:rsidRPr="004050B6">
        <w:rPr>
          <w:rFonts w:eastAsiaTheme="minorEastAsia"/>
          <w:i/>
        </w:rPr>
        <w:t>θ</w:t>
      </w:r>
      <w:r w:rsidR="004050B6">
        <w:rPr>
          <w:rFonts w:eastAsiaTheme="minorEastAsia"/>
          <w:iCs/>
        </w:rPr>
        <w:t xml:space="preserve"> is added to the logit-linear predictor</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θ×1</m:t>
        </m:r>
      </m:oMath>
      <w:r w:rsidR="00BD2CD2">
        <w:rPr>
          <w:rFonts w:eastAsiaTheme="minorEastAsia"/>
          <w:iCs/>
        </w:rPr>
        <w:t>)</w:t>
      </w:r>
      <w:r w:rsidR="00792F04">
        <w:rPr>
          <w:rFonts w:eastAsiaTheme="minorEastAsia"/>
          <w:iCs/>
        </w:rPr>
        <w:t>, otherwise it is excluded</w:t>
      </w:r>
      <w:r w:rsidR="00BD2CD2">
        <w:rPr>
          <w:rFonts w:eastAsiaTheme="minorEastAsia"/>
          <w:iCs/>
        </w:rPr>
        <w:t xml:space="preserve"> (i.e., </w:t>
      </w:r>
      <m:oMath>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i,t</m:t>
            </m:r>
          </m:sub>
        </m:sSub>
        <m:r>
          <m:rPr>
            <m:sty m:val="bi"/>
          </m:rPr>
          <w:rPr>
            <w:rFonts w:ascii="Cambria Math" w:hAnsi="Cambria Math"/>
          </w:rPr>
          <m:t xml:space="preserve"> + </m:t>
        </m:r>
        <m:r>
          <w:rPr>
            <w:rFonts w:ascii="Cambria Math" w:hAnsi="Cambria Math"/>
          </w:rPr>
          <m:t>θ×0</m:t>
        </m:r>
      </m:oMath>
      <w:r w:rsidR="00BD2CD2">
        <w:rPr>
          <w:rFonts w:eastAsiaTheme="minorEastAsia"/>
          <w:iCs/>
        </w:rPr>
        <w:t>)</w:t>
      </w:r>
      <w:r w:rsidR="004050B6">
        <w:rPr>
          <w:rFonts w:eastAsiaTheme="minorEastAsia"/>
          <w:iCs/>
        </w:rPr>
        <w:t xml:space="preserve">. Positive </w:t>
      </w:r>
      <w:r w:rsidR="004050B6" w:rsidRPr="004050B6">
        <w:rPr>
          <w:rFonts w:eastAsiaTheme="minorEastAsia"/>
          <w:i/>
        </w:rPr>
        <w:t>θ</w:t>
      </w:r>
      <w:r w:rsidR="004050B6">
        <w:rPr>
          <w:rFonts w:eastAsiaTheme="minorEastAsia"/>
          <w:i/>
        </w:rPr>
        <w:t xml:space="preserve"> </w:t>
      </w:r>
      <w:r w:rsidR="004050B6">
        <w:rPr>
          <w:rFonts w:eastAsiaTheme="minorEastAsia"/>
          <w:iCs/>
        </w:rPr>
        <w:t xml:space="preserve">values indicate that species presence in the previous timestep increases </w:t>
      </w:r>
      <w:r w:rsidR="004050B6" w:rsidRPr="004050B6">
        <w:rPr>
          <w:rFonts w:eastAsiaTheme="minorEastAsia"/>
          <w:i/>
        </w:rPr>
        <w:t>ψ</w:t>
      </w:r>
      <w:r w:rsidR="004050B6">
        <w:rPr>
          <w:rFonts w:eastAsiaTheme="minorEastAsia"/>
          <w:i/>
          <w:vertAlign w:val="subscript"/>
        </w:rPr>
        <w:t>i,t</w:t>
      </w:r>
      <w:r w:rsidR="004050B6">
        <w:rPr>
          <w:rFonts w:eastAsiaTheme="minorEastAsia"/>
          <w:iCs/>
        </w:rPr>
        <w:t xml:space="preserve"> in the current timestep, whereas negative </w:t>
      </w:r>
      <w:r w:rsidR="004050B6" w:rsidRPr="004050B6">
        <w:rPr>
          <w:rFonts w:eastAsiaTheme="minorEastAsia"/>
          <w:i/>
        </w:rPr>
        <w:t>θ</w:t>
      </w:r>
      <w:r w:rsidR="004050B6">
        <w:rPr>
          <w:rFonts w:eastAsiaTheme="minorEastAsia"/>
          <w:i/>
        </w:rPr>
        <w:t xml:space="preserve"> </w:t>
      </w:r>
      <w:r w:rsidR="004050B6">
        <w:rPr>
          <w:rFonts w:eastAsiaTheme="minorEastAsia"/>
          <w:iCs/>
        </w:rPr>
        <w:t>values indicate the opposite.</w:t>
      </w:r>
      <w:r w:rsidR="00A277D8">
        <w:rPr>
          <w:rFonts w:eastAsiaTheme="minorEastAsia"/>
          <w:iCs/>
        </w:rPr>
        <w:t xml:space="preserve"> However, i</w:t>
      </w:r>
      <w:r w:rsidR="00A277D8">
        <w:rPr>
          <w:rFonts w:eastAsiaTheme="minorEastAsia"/>
          <w:iCs/>
        </w:rPr>
        <w:t xml:space="preserve">f the species was absent at t-1, then </w:t>
      </w:r>
      <m:oMath>
        <m:r>
          <w:rPr>
            <w:rFonts w:ascii="Cambria Math" w:hAnsi="Cambria Math"/>
          </w:rPr>
          <m:t>θ×0=0</m:t>
        </m:r>
      </m:oMath>
      <w:r w:rsidR="00A277D8">
        <w:rPr>
          <w:rFonts w:eastAsiaTheme="minorEastAsia"/>
          <w:iCs/>
        </w:rPr>
        <w:t xml:space="preserve">, which means that </w:t>
      </w:r>
      <w:r w:rsidR="00A277D8" w:rsidRPr="004050B6">
        <w:rPr>
          <w:rFonts w:eastAsiaTheme="minorEastAsia"/>
          <w:i/>
        </w:rPr>
        <w:t>θ</w:t>
      </w:r>
      <w:r w:rsidR="00A277D8">
        <w:rPr>
          <w:rFonts w:eastAsiaTheme="minorEastAsia"/>
          <w:iCs/>
        </w:rPr>
        <w:t xml:space="preserve"> has no bearing on the occupancy status at time </w:t>
      </w:r>
      <w:r w:rsidR="00A277D8">
        <w:rPr>
          <w:rFonts w:eastAsiaTheme="minorEastAsia"/>
          <w:i/>
        </w:rPr>
        <w:t>t</w:t>
      </w:r>
      <w:r w:rsidR="00A277D8">
        <w:rPr>
          <w:rFonts w:eastAsiaTheme="minorEastAsia"/>
          <w:iCs/>
        </w:rPr>
        <w:t xml:space="preserve"> when this occurs.</w:t>
      </w:r>
      <w:r w:rsidR="00670065">
        <w:rPr>
          <w:rFonts w:eastAsiaTheme="minorEastAsia"/>
          <w:iCs/>
        </w:rPr>
        <w:t xml:space="preserve"> </w:t>
      </w:r>
      <w:r w:rsidR="00792F04">
        <w:rPr>
          <w:rFonts w:eastAsiaTheme="minorEastAsia"/>
          <w:iCs/>
        </w:rPr>
        <w:t xml:space="preserve"> </w:t>
      </w:r>
      <w:r>
        <w:rPr>
          <w:rFonts w:eastAsiaTheme="minorEastAsia"/>
          <w:iCs/>
        </w:rPr>
        <w:t xml:space="preserve">As such, </w:t>
      </w:r>
      <w:r w:rsidR="00542CA0">
        <w:rPr>
          <w:rFonts w:eastAsiaTheme="minorEastAsia"/>
          <w:iCs/>
        </w:rPr>
        <w:t xml:space="preserve">when </w:t>
      </w:r>
      <w:r>
        <w:rPr>
          <w:rFonts w:eastAsiaTheme="minorEastAsia"/>
          <w:iCs/>
        </w:rPr>
        <w:t xml:space="preserve">the autologistic </w:t>
      </w:r>
      <w:r w:rsidRPr="004050B6">
        <w:rPr>
          <w:rFonts w:eastAsiaTheme="minorEastAsia"/>
          <w:i/>
        </w:rPr>
        <w:t>θ</w:t>
      </w:r>
      <w:r>
        <w:rPr>
          <w:rFonts w:eastAsiaTheme="minorEastAsia"/>
          <w:i/>
        </w:rPr>
        <w:t xml:space="preserve"> </w:t>
      </w:r>
      <w:r>
        <w:rPr>
          <w:rFonts w:eastAsiaTheme="minorEastAsia"/>
          <w:iCs/>
        </w:rPr>
        <w:t>term</w:t>
      </w:r>
      <w:r w:rsidR="00FD008D">
        <w:rPr>
          <w:rFonts w:eastAsiaTheme="minorEastAsia"/>
          <w:iCs/>
        </w:rPr>
        <w:t xml:space="preserve"> </w:t>
      </w:r>
      <w:r w:rsidR="00542CA0">
        <w:rPr>
          <w:rFonts w:eastAsiaTheme="minorEastAsia"/>
          <w:iCs/>
        </w:rPr>
        <w:t xml:space="preserve">is added to the linear predictor it </w:t>
      </w:r>
      <w:r w:rsidR="00FD008D">
        <w:rPr>
          <w:rFonts w:eastAsiaTheme="minorEastAsia"/>
          <w:iCs/>
        </w:rPr>
        <w:t>just</w:t>
      </w:r>
      <w:r>
        <w:rPr>
          <w:rFonts w:eastAsiaTheme="minorEastAsia"/>
          <w:iCs/>
        </w:rPr>
        <w:t xml:space="preserve"> increases or </w:t>
      </w:r>
      <w:r>
        <w:rPr>
          <w:rFonts w:eastAsiaTheme="minorEastAsia"/>
          <w:iCs/>
        </w:rPr>
        <w:lastRenderedPageBreak/>
        <w:t>decreases the latent state model intercept</w:t>
      </w:r>
      <w:r w:rsidR="000B6C02">
        <w:rPr>
          <w:rFonts w:eastAsiaTheme="minorEastAsia"/>
          <w:iCs/>
        </w:rPr>
        <w:t>, depending on its direction</w:t>
      </w:r>
      <w:r w:rsidR="00B44A2B">
        <w:rPr>
          <w:rFonts w:eastAsiaTheme="minorEastAsia"/>
          <w:iCs/>
        </w:rPr>
        <w:t>, given that the species is present at t-1</w:t>
      </w:r>
      <w:r>
        <w:rPr>
          <w:rFonts w:eastAsiaTheme="minorEastAsia"/>
          <w:iCs/>
        </w:rPr>
        <w:t>.</w:t>
      </w:r>
      <w:r w:rsidR="000B083D">
        <w:rPr>
          <w:rFonts w:eastAsiaTheme="minorEastAsia"/>
          <w:iCs/>
        </w:rPr>
        <w:t xml:space="preserve"> </w:t>
      </w:r>
    </w:p>
    <w:p w14:paraId="08A0466F" w14:textId="2CC59C5B" w:rsidR="004050B6" w:rsidRDefault="00792F04" w:rsidP="003B68DE">
      <w:pPr>
        <w:ind w:firstLine="720"/>
        <w:rPr>
          <w:rFonts w:eastAsiaTheme="minorEastAsia"/>
          <w:iCs/>
        </w:rPr>
      </w:pPr>
      <w:r>
        <w:rPr>
          <w:rFonts w:eastAsiaTheme="minorEastAsia"/>
          <w:iCs/>
        </w:rPr>
        <w:t>For the d</w:t>
      </w:r>
      <w:r w:rsidR="00A277D8">
        <w:rPr>
          <w:rFonts w:eastAsiaTheme="minorEastAsia"/>
          <w:iCs/>
        </w:rPr>
        <w:t>etection</w:t>
      </w:r>
      <w:r>
        <w:rPr>
          <w:rFonts w:eastAsiaTheme="minorEastAsia"/>
          <w:iCs/>
        </w:rPr>
        <w:t xml:space="preserve"> model</w:t>
      </w:r>
      <w:r w:rsidR="00D5096C">
        <w:rPr>
          <w:rFonts w:eastAsiaTheme="minorEastAsia"/>
          <w:iCs/>
        </w:rPr>
        <w:t>,</w:t>
      </w:r>
      <w:r>
        <w:rPr>
          <w:rFonts w:eastAsiaTheme="minorEastAsia"/>
          <w:iCs/>
        </w:rPr>
        <w:t xml:space="preserve"> let </w:t>
      </w:r>
      <w:r>
        <w:rPr>
          <w:rFonts w:eastAsiaTheme="minorEastAsia"/>
          <w:i/>
        </w:rPr>
        <w:t>p</w:t>
      </w:r>
      <w:r w:rsidR="00A57D9C">
        <w:rPr>
          <w:rFonts w:eastAsiaTheme="minorEastAsia"/>
          <w:i/>
          <w:vertAlign w:val="subscript"/>
        </w:rPr>
        <w:t>i,t,j</w:t>
      </w:r>
      <w:r>
        <w:rPr>
          <w:rFonts w:eastAsiaTheme="minorEastAsia"/>
          <w:iCs/>
        </w:rPr>
        <w:t xml:space="preserve"> be the conditional probability of detecting the species during </w:t>
      </w:r>
      <w:r w:rsidRPr="00670065">
        <w:rPr>
          <w:rFonts w:eastAsiaTheme="minorEastAsia"/>
          <w:i/>
        </w:rPr>
        <w:t>j</w:t>
      </w:r>
      <w:r>
        <w:rPr>
          <w:rFonts w:eastAsiaTheme="minorEastAsia"/>
          <w:iCs/>
        </w:rPr>
        <w:t xml:space="preserve"> in 1,…,</w:t>
      </w:r>
      <w:r w:rsidRPr="00792F04">
        <w:rPr>
          <w:rFonts w:eastAsiaTheme="minorEastAsia"/>
          <w:i/>
        </w:rPr>
        <w:t>J</w:t>
      </w:r>
      <w:r>
        <w:rPr>
          <w:rFonts w:eastAsiaTheme="minorEastAsia"/>
          <w:iCs/>
        </w:rPr>
        <w:t xml:space="preserve"> secondary sampling periods</w:t>
      </w:r>
      <w:r w:rsidR="00A57D9C">
        <w:rPr>
          <w:rFonts w:eastAsiaTheme="minorEastAsia"/>
          <w:iCs/>
        </w:rPr>
        <w:t xml:space="preserve"> (hereafter surveys)</w:t>
      </w:r>
      <w:r>
        <w:rPr>
          <w:rFonts w:eastAsiaTheme="minorEastAsia"/>
          <w:iCs/>
        </w:rPr>
        <w:t xml:space="preserve"> given the species </w:t>
      </w:r>
      <w:r w:rsidR="000B6C02">
        <w:rPr>
          <w:rFonts w:eastAsiaTheme="minorEastAsia"/>
          <w:iCs/>
        </w:rPr>
        <w:t>is present</w:t>
      </w:r>
      <w:r>
        <w:rPr>
          <w:rFonts w:eastAsiaTheme="minorEastAsia"/>
          <w:iCs/>
        </w:rPr>
        <w:t>. Further,</w:t>
      </w:r>
      <w:r w:rsidR="00670065">
        <w:rPr>
          <w:rFonts w:eastAsiaTheme="minorEastAsia"/>
          <w:iCs/>
        </w:rPr>
        <w:t xml:space="preserve"> let</w:t>
      </w:r>
      <w:r>
        <w:rPr>
          <w:rFonts w:eastAsiaTheme="minorEastAsia"/>
          <w:iCs/>
        </w:rPr>
        <w:t xml:space="preserve"> </w:t>
      </w:r>
      <w:r w:rsidRPr="00A57D9C">
        <w:rPr>
          <w:rFonts w:eastAsiaTheme="minorEastAsia"/>
          <w:i/>
        </w:rPr>
        <w:t>y</w:t>
      </w:r>
      <w:r>
        <w:rPr>
          <w:rFonts w:eastAsiaTheme="minorEastAsia"/>
          <w:iCs/>
          <w:vertAlign w:val="subscript"/>
        </w:rPr>
        <w:t xml:space="preserve">i,t,j </w:t>
      </w:r>
      <w:r w:rsidR="00670065">
        <w:rPr>
          <w:rFonts w:eastAsiaTheme="minorEastAsia"/>
          <w:iCs/>
        </w:rPr>
        <w:t>represent</w:t>
      </w:r>
      <w:r>
        <w:rPr>
          <w:rFonts w:eastAsiaTheme="minorEastAsia"/>
          <w:iCs/>
        </w:rPr>
        <w:t xml:space="preserve"> the detection / non-detection data for site </w:t>
      </w:r>
      <w:r>
        <w:rPr>
          <w:rFonts w:eastAsiaTheme="minorEastAsia"/>
          <w:i/>
        </w:rPr>
        <w:t>i</w:t>
      </w:r>
      <w:r>
        <w:rPr>
          <w:rFonts w:eastAsiaTheme="minorEastAsia"/>
          <w:iCs/>
        </w:rPr>
        <w:t xml:space="preserve">, </w:t>
      </w:r>
      <w:r w:rsidR="00A57D9C">
        <w:rPr>
          <w:rFonts w:eastAsiaTheme="minorEastAsia"/>
          <w:iCs/>
        </w:rPr>
        <w:t>season</w:t>
      </w:r>
      <w:r>
        <w:rPr>
          <w:rFonts w:eastAsiaTheme="minorEastAsia"/>
          <w:iCs/>
        </w:rPr>
        <w:t xml:space="preserve"> </w:t>
      </w:r>
      <w:r>
        <w:rPr>
          <w:rFonts w:eastAsiaTheme="minorEastAsia"/>
          <w:i/>
        </w:rPr>
        <w:t>t</w:t>
      </w:r>
      <w:r>
        <w:rPr>
          <w:rFonts w:eastAsiaTheme="minorEastAsia"/>
          <w:iCs/>
        </w:rPr>
        <w:t xml:space="preserve">, and </w:t>
      </w:r>
      <w:r w:rsidR="00A57D9C">
        <w:rPr>
          <w:rFonts w:eastAsiaTheme="minorEastAsia"/>
          <w:iCs/>
        </w:rPr>
        <w:t>survey</w:t>
      </w:r>
      <w:r>
        <w:rPr>
          <w:rFonts w:eastAsiaTheme="minorEastAsia"/>
          <w:iCs/>
        </w:rPr>
        <w:t xml:space="preserve"> </w:t>
      </w:r>
      <w:r>
        <w:rPr>
          <w:rFonts w:eastAsiaTheme="minorEastAsia"/>
          <w:i/>
        </w:rPr>
        <w:t>j</w:t>
      </w:r>
      <w:r>
        <w:rPr>
          <w:rFonts w:eastAsiaTheme="minorEastAsia"/>
          <w:iCs/>
        </w:rPr>
        <w:t xml:space="preserve"> which equals 1 if the species was detected, 0 if not, and NA if data was not collected.  This level of the model is</w:t>
      </w:r>
      <w:r w:rsidR="007B096E">
        <w:rPr>
          <w:rFonts w:eastAsiaTheme="minorEastAsia"/>
          <w:iCs/>
        </w:rPr>
        <w:t xml:space="preserve"> described as,</w:t>
      </w:r>
    </w:p>
    <w:tbl>
      <w:tblPr>
        <w:tblStyle w:val="TableGrid"/>
        <w:tblW w:w="0" w:type="auto"/>
        <w:tblLook w:val="04A0" w:firstRow="1" w:lastRow="0" w:firstColumn="1" w:lastColumn="0" w:noHBand="0" w:noVBand="1"/>
      </w:tblPr>
      <w:tblGrid>
        <w:gridCol w:w="805"/>
        <w:gridCol w:w="7650"/>
        <w:gridCol w:w="895"/>
      </w:tblGrid>
      <w:tr w:rsidR="00792F04" w14:paraId="642C2C10" w14:textId="77777777" w:rsidTr="00EE048A">
        <w:tc>
          <w:tcPr>
            <w:tcW w:w="805" w:type="dxa"/>
          </w:tcPr>
          <w:p w14:paraId="512433EC" w14:textId="77777777" w:rsidR="00792F04" w:rsidRDefault="00792F04" w:rsidP="00EE048A"/>
        </w:tc>
        <w:tc>
          <w:tcPr>
            <w:tcW w:w="7650" w:type="dxa"/>
          </w:tcPr>
          <w:p w14:paraId="74E8BE6C" w14:textId="33FDEF01" w:rsidR="00792F04" w:rsidRPr="00130DF5" w:rsidRDefault="000B6C02" w:rsidP="00EE048A">
            <w:pPr>
              <w:rPr>
                <w:rFonts w:eastAsiaTheme="minorEastAsia"/>
                <w:b/>
                <w:bCs/>
              </w:rPr>
            </w:pPr>
            <m:oMathPara>
              <m:oMath>
                <m:r>
                  <m:rPr>
                    <m:sty m:val="p"/>
                  </m:rPr>
                  <w:rPr>
                    <w:rFonts w:ascii="Cambria Math" w:hAnsi="Cambria Math"/>
                  </w:rPr>
                  <m:t>logit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r>
                  <w:rPr>
                    <w:rFonts w:ascii="Cambria Math" w:hAnsi="Cambria Math"/>
                  </w:rPr>
                  <m:t xml:space="preserve">) = </m:t>
                </m:r>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r>
                  <m:rPr>
                    <m:sty m:val="bi"/>
                  </m:rPr>
                  <w:rPr>
                    <w:rFonts w:ascii="Cambria Math" w:hAnsi="Cambria Math"/>
                  </w:rPr>
                  <m:t xml:space="preserve"> </m:t>
                </m:r>
              </m:oMath>
            </m:oMathPara>
          </w:p>
          <w:p w14:paraId="1FDE1F56" w14:textId="54527D3A" w:rsidR="00792F04" w:rsidRPr="00130DF5" w:rsidRDefault="00000000" w:rsidP="00EE048A">
            <w:pPr>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i,t,j</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z</m:t>
                    </m:r>
                  </m:e>
                  <m:sub>
                    <m:r>
                      <w:rPr>
                        <w:rFonts w:ascii="Cambria Math" w:hAnsi="Cambria Math"/>
                      </w:rPr>
                      <m:t>i,t</m:t>
                    </m:r>
                  </m:sub>
                </m:sSub>
                <m:r>
                  <w:rPr>
                    <w:rFonts w:ascii="Cambria Math" w:hAnsi="Cambria Math"/>
                  </w:rPr>
                  <m:t xml:space="preserve">  ~ </m:t>
                </m:r>
                <m:r>
                  <m:rPr>
                    <m:sty m:val="p"/>
                  </m:rPr>
                  <w:rPr>
                    <w:rFonts w:ascii="Cambria Math" w:hAnsi="Cambria Math"/>
                  </w:rPr>
                  <m:t>Bernoulli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i,t,j</m:t>
                    </m:r>
                  </m:sub>
                </m:sSub>
                <m:sSub>
                  <m:sSubPr>
                    <m:ctrlPr>
                      <w:rPr>
                        <w:rFonts w:ascii="Cambria Math" w:hAnsi="Cambria Math"/>
                        <w:i/>
                      </w:rPr>
                    </m:ctrlPr>
                  </m:sSubPr>
                  <m:e>
                    <m:r>
                      <w:rPr>
                        <w:rFonts w:ascii="Cambria Math" w:hAnsi="Cambria Math"/>
                      </w:rPr>
                      <m:t>z</m:t>
                    </m:r>
                  </m:e>
                  <m:sub>
                    <m:r>
                      <w:rPr>
                        <w:rFonts w:ascii="Cambria Math" w:hAnsi="Cambria Math"/>
                      </w:rPr>
                      <m:t>i,t</m:t>
                    </m:r>
                  </m:sub>
                </m:sSub>
                <m:r>
                  <w:rPr>
                    <w:rFonts w:ascii="Cambria Math" w:hAnsi="Cambria Math"/>
                  </w:rPr>
                  <m:t>)</m:t>
                </m:r>
              </m:oMath>
            </m:oMathPara>
          </w:p>
        </w:tc>
        <w:tc>
          <w:tcPr>
            <w:tcW w:w="895" w:type="dxa"/>
            <w:vAlign w:val="center"/>
          </w:tcPr>
          <w:p w14:paraId="2764E183" w14:textId="4EE5D148" w:rsidR="00792F04" w:rsidRDefault="00792F04" w:rsidP="00EE048A">
            <w:pPr>
              <w:jc w:val="center"/>
            </w:pPr>
            <w:r>
              <w:t>Eq. 3</w:t>
            </w:r>
          </w:p>
        </w:tc>
      </w:tr>
    </w:tbl>
    <w:p w14:paraId="1B1A0AFC" w14:textId="77777777" w:rsidR="00792F04" w:rsidRDefault="00792F04" w:rsidP="00693AFB">
      <w:pPr>
        <w:rPr>
          <w:iCs/>
        </w:rPr>
      </w:pPr>
    </w:p>
    <w:p w14:paraId="56A076C0" w14:textId="04331B0D" w:rsidR="00670065" w:rsidRDefault="002148B6" w:rsidP="00693AFB">
      <w:pPr>
        <w:rPr>
          <w:rFonts w:eastAsiaTheme="minorEastAsia"/>
        </w:rPr>
      </w:pPr>
      <w:r>
        <w:rPr>
          <w:iCs/>
        </w:rPr>
        <w:t xml:space="preserve">where </w:t>
      </w:r>
      <m:oMath>
        <m:r>
          <m:rPr>
            <m:sty m:val="bi"/>
          </m:rPr>
          <w:rPr>
            <w:rFonts w:ascii="Cambria Math" w:hAnsi="Cambria Math"/>
          </w:rPr>
          <m:t>a</m:t>
        </m:r>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670065">
        <w:rPr>
          <w:rFonts w:eastAsiaTheme="minorEastAsia"/>
          <w:b/>
          <w:bCs/>
        </w:rPr>
        <w:t xml:space="preserve"> </w:t>
      </w:r>
      <w:r w:rsidR="00670065">
        <w:rPr>
          <w:rFonts w:eastAsiaTheme="minorEastAsia"/>
        </w:rPr>
        <w:t xml:space="preserve">is </w:t>
      </w:r>
      <w:r w:rsidR="00B17A0D">
        <w:rPr>
          <w:rFonts w:eastAsiaTheme="minorEastAsia"/>
        </w:rPr>
        <w:t xml:space="preserve">the product of </w:t>
      </w:r>
      <w:r w:rsidR="00670065">
        <w:rPr>
          <w:rFonts w:eastAsiaTheme="minorEastAsia"/>
        </w:rPr>
        <w:t>a vector of regression coefficients</w:t>
      </w:r>
      <w:r w:rsidR="000B6C02">
        <w:rPr>
          <w:rFonts w:eastAsiaTheme="minorEastAsia"/>
        </w:rPr>
        <w:t xml:space="preserve"> (</w:t>
      </w:r>
      <m:oMath>
        <m:r>
          <m:rPr>
            <m:sty m:val="bi"/>
          </m:rPr>
          <w:rPr>
            <w:rFonts w:ascii="Cambria Math" w:hAnsi="Cambria Math"/>
          </w:rPr>
          <m:t>a</m:t>
        </m:r>
      </m:oMath>
      <w:r w:rsidR="000B6C02">
        <w:rPr>
          <w:rFonts w:eastAsiaTheme="minorEastAsia"/>
          <w:b/>
        </w:rPr>
        <w:t>)</w:t>
      </w:r>
      <w:r w:rsidR="00670065">
        <w:rPr>
          <w:rFonts w:eastAsiaTheme="minorEastAsia"/>
        </w:rPr>
        <w:t xml:space="preserve"> and their associated covariates </w:t>
      </w:r>
      <w:r w:rsidR="00921F5C">
        <w:rPr>
          <w:rFonts w:eastAsiaTheme="minorEastAsia"/>
        </w:rPr>
        <w:t>(</w:t>
      </w:r>
      <m:oMath>
        <m:sSub>
          <m:sSubPr>
            <m:ctrlPr>
              <w:rPr>
                <w:rFonts w:ascii="Cambria Math" w:hAnsi="Cambria Math"/>
                <w:b/>
                <w:bCs/>
                <w:i/>
              </w:rPr>
            </m:ctrlPr>
          </m:sSubPr>
          <m:e>
            <m:r>
              <m:rPr>
                <m:sty m:val="bi"/>
              </m:rPr>
              <w:rPr>
                <w:rFonts w:ascii="Cambria Math" w:hAnsi="Cambria Math"/>
              </w:rPr>
              <m:t>k</m:t>
            </m:r>
          </m:e>
          <m:sub>
            <m:r>
              <w:rPr>
                <w:rFonts w:ascii="Cambria Math" w:hAnsi="Cambria Math"/>
              </w:rPr>
              <m:t>i,t,j</m:t>
            </m:r>
          </m:sub>
        </m:sSub>
      </m:oMath>
      <w:r w:rsidR="000B6C02">
        <w:rPr>
          <w:rFonts w:eastAsiaTheme="minorEastAsia"/>
        </w:rPr>
        <w:t xml:space="preserve">) </w:t>
      </w:r>
      <w:r w:rsidR="00670065">
        <w:rPr>
          <w:rFonts w:eastAsiaTheme="minorEastAsia"/>
        </w:rPr>
        <w:t>that</w:t>
      </w:r>
      <w:r w:rsidR="00542CA0">
        <w:rPr>
          <w:rFonts w:eastAsiaTheme="minorEastAsia"/>
        </w:rPr>
        <w:t xml:space="preserve"> can</w:t>
      </w:r>
      <w:r w:rsidR="00670065">
        <w:rPr>
          <w:rFonts w:eastAsiaTheme="minorEastAsia"/>
        </w:rPr>
        <w:t xml:space="preserve"> vary across sites, </w:t>
      </w:r>
      <w:r w:rsidR="00C1572D">
        <w:rPr>
          <w:rFonts w:eastAsiaTheme="minorEastAsia"/>
        </w:rPr>
        <w:t>seasons</w:t>
      </w:r>
      <w:r w:rsidR="00670065">
        <w:rPr>
          <w:rFonts w:eastAsiaTheme="minorEastAsia"/>
        </w:rPr>
        <w:t xml:space="preserve">, </w:t>
      </w:r>
      <w:r w:rsidR="00C1572D">
        <w:rPr>
          <w:rFonts w:eastAsiaTheme="minorEastAsia"/>
        </w:rPr>
        <w:t>or</w:t>
      </w:r>
      <w:r w:rsidR="00670065">
        <w:rPr>
          <w:rFonts w:eastAsiaTheme="minorEastAsia"/>
        </w:rPr>
        <w:t xml:space="preserve"> </w:t>
      </w:r>
      <w:r w:rsidR="00C1572D">
        <w:rPr>
          <w:rFonts w:eastAsiaTheme="minorEastAsia"/>
        </w:rPr>
        <w:t>surveys</w:t>
      </w:r>
      <w:r w:rsidR="00670065">
        <w:rPr>
          <w:rFonts w:eastAsiaTheme="minorEastAsia"/>
        </w:rPr>
        <w:t>. Given Eq. 1 through Eq. 3,</w:t>
      </w:r>
      <w:r w:rsidR="00C1572D">
        <w:rPr>
          <w:rFonts w:eastAsiaTheme="minorEastAsia"/>
        </w:rPr>
        <w:t xml:space="preserve"> autologistic occupancy models only</w:t>
      </w:r>
      <w:r w:rsidR="00BC4346">
        <w:rPr>
          <w:rFonts w:eastAsiaTheme="minorEastAsia"/>
        </w:rPr>
        <w:t xml:space="preserve"> add one new parameter to the model, </w:t>
      </w:r>
      <w:r w:rsidR="00BC4346" w:rsidRPr="00BC4346">
        <w:rPr>
          <w:rFonts w:eastAsiaTheme="minorEastAsia"/>
          <w:i/>
          <w:iCs/>
        </w:rPr>
        <w:t>θ</w:t>
      </w:r>
      <w:r w:rsidR="00BC4346">
        <w:rPr>
          <w:rFonts w:eastAsiaTheme="minorEastAsia"/>
        </w:rPr>
        <w:t xml:space="preserve">, to account for temporal dependence in species occupancy from one timestep to the </w:t>
      </w:r>
      <w:r w:rsidR="006374D6">
        <w:rPr>
          <w:rFonts w:eastAsiaTheme="minorEastAsia"/>
        </w:rPr>
        <w:t>next and add nothing to the detection-level of the model</w:t>
      </w:r>
      <w:r w:rsidR="00BC4346">
        <w:rPr>
          <w:rFonts w:eastAsiaTheme="minorEastAsia"/>
        </w:rPr>
        <w:t xml:space="preserve">. </w:t>
      </w:r>
    </w:p>
    <w:p w14:paraId="4B4D8B13" w14:textId="1614D24F" w:rsidR="001A1BAF" w:rsidRDefault="00B5638B" w:rsidP="00B5638B">
      <w:pPr>
        <w:ind w:firstLine="720"/>
        <w:rPr>
          <w:rFonts w:eastAsiaTheme="minorEastAsia"/>
        </w:rPr>
      </w:pPr>
      <w:r>
        <w:rPr>
          <w:rFonts w:eastAsiaTheme="minorEastAsia"/>
        </w:rPr>
        <w:t xml:space="preserve">The latent variable approach described above could be </w:t>
      </w:r>
      <w:r w:rsidR="006374D6">
        <w:rPr>
          <w:rFonts w:eastAsiaTheme="minorEastAsia"/>
        </w:rPr>
        <w:t>written</w:t>
      </w:r>
      <w:r>
        <w:rPr>
          <w:rFonts w:eastAsiaTheme="minorEastAsia"/>
        </w:rPr>
        <w:t xml:space="preserve"> as a Bayesian hierarchical model</w:t>
      </w:r>
      <w:r w:rsidR="00542CA0">
        <w:rPr>
          <w:rFonts w:eastAsiaTheme="minorEastAsia"/>
        </w:rPr>
        <w:t xml:space="preserve"> in either NIMBLE (</w:t>
      </w:r>
      <w:r w:rsidR="00664837">
        <w:rPr>
          <w:rFonts w:eastAsiaTheme="minorEastAsia"/>
        </w:rPr>
        <w:t>de Valpine et al. 2017</w:t>
      </w:r>
      <w:r w:rsidR="00542CA0">
        <w:rPr>
          <w:rFonts w:eastAsiaTheme="minorEastAsia"/>
        </w:rPr>
        <w:t>) or JAGS (</w:t>
      </w:r>
      <w:r w:rsidR="00C6683E">
        <w:rPr>
          <w:rFonts w:eastAsiaTheme="minorEastAsia"/>
        </w:rPr>
        <w:t>Plummer 2003</w:t>
      </w:r>
      <w:r w:rsidR="00542CA0">
        <w:rPr>
          <w:rFonts w:eastAsiaTheme="minorEastAsia"/>
        </w:rPr>
        <w:t>)</w:t>
      </w:r>
      <w:r>
        <w:rPr>
          <w:rFonts w:eastAsiaTheme="minorEastAsia"/>
        </w:rPr>
        <w:t xml:space="preserve">. However, </w:t>
      </w:r>
      <w:r w:rsidR="00642113">
        <w:rPr>
          <w:rFonts w:eastAsiaTheme="minorEastAsia"/>
        </w:rPr>
        <w:t xml:space="preserve">if </w:t>
      </w:r>
      <w:r w:rsidR="009312AC">
        <w:rPr>
          <w:rFonts w:eastAsiaTheme="minorEastAsia"/>
        </w:rPr>
        <w:t>we</w:t>
      </w:r>
      <w:r w:rsidR="00642113">
        <w:rPr>
          <w:rFonts w:eastAsiaTheme="minorEastAsia"/>
        </w:rPr>
        <w:t xml:space="preserve"> </w:t>
      </w:r>
      <w:r>
        <w:rPr>
          <w:rFonts w:eastAsiaTheme="minorEastAsia"/>
        </w:rPr>
        <w:t>drop the latent variable</w:t>
      </w:r>
      <w:r w:rsidR="009312AC">
        <w:rPr>
          <w:rFonts w:eastAsiaTheme="minorEastAsia"/>
        </w:rPr>
        <w:t xml:space="preserve"> and</w:t>
      </w:r>
      <w:r>
        <w:rPr>
          <w:rFonts w:eastAsiaTheme="minorEastAsia"/>
        </w:rPr>
        <w:t xml:space="preserve"> write th</w:t>
      </w:r>
      <w:r w:rsidR="007130D2">
        <w:rPr>
          <w:rFonts w:eastAsiaTheme="minorEastAsia"/>
        </w:rPr>
        <w:t>e</w:t>
      </w:r>
      <w:r>
        <w:rPr>
          <w:rFonts w:eastAsiaTheme="minorEastAsia"/>
        </w:rPr>
        <w:t xml:space="preserve"> model with matrix notation</w:t>
      </w:r>
      <w:r w:rsidR="009312AC">
        <w:rPr>
          <w:rFonts w:eastAsiaTheme="minorEastAsia"/>
        </w:rPr>
        <w:t xml:space="preserve"> it is possible to</w:t>
      </w:r>
      <w:r w:rsidR="00642113">
        <w:rPr>
          <w:rFonts w:eastAsiaTheme="minorEastAsia"/>
        </w:rPr>
        <w:t xml:space="preserve"> estimate the associated parameters v</w:t>
      </w:r>
      <w:r>
        <w:rPr>
          <w:rFonts w:eastAsiaTheme="minorEastAsia"/>
        </w:rPr>
        <w:t xml:space="preserve">ia maximum likelihood, which is what I did for </w:t>
      </w:r>
      <w:r w:rsidRPr="00B5638B">
        <w:rPr>
          <w:rFonts w:ascii="Lucida Console" w:eastAsiaTheme="minorEastAsia" w:hAnsi="Lucida Console"/>
        </w:rPr>
        <w:t>autoOcc</w:t>
      </w:r>
      <w:r w:rsidR="007130D2">
        <w:rPr>
          <w:rFonts w:eastAsiaTheme="minorEastAsia"/>
        </w:rPr>
        <w:t xml:space="preserve">. </w:t>
      </w:r>
      <w:r w:rsidR="00A277D8">
        <w:rPr>
          <w:rFonts w:eastAsiaTheme="minorEastAsia"/>
        </w:rPr>
        <w:t>T</w:t>
      </w:r>
      <w:r w:rsidR="001A1BAF">
        <w:rPr>
          <w:rFonts w:eastAsiaTheme="minorEastAsia"/>
        </w:rPr>
        <w:t xml:space="preserve">o follow along with </w:t>
      </w:r>
      <w:r w:rsidR="00AD1D4A">
        <w:rPr>
          <w:rFonts w:eastAsiaTheme="minorEastAsia"/>
        </w:rPr>
        <w:t>this model formulation</w:t>
      </w:r>
      <w:r w:rsidR="00EB3F61">
        <w:rPr>
          <w:rFonts w:eastAsiaTheme="minorEastAsia"/>
        </w:rPr>
        <w:t xml:space="preserve">, </w:t>
      </w:r>
      <w:r w:rsidR="007130D2">
        <w:rPr>
          <w:rFonts w:eastAsiaTheme="minorEastAsia"/>
        </w:rPr>
        <w:t>assume one site ha</w:t>
      </w:r>
      <w:r w:rsidR="00EB3F61">
        <w:rPr>
          <w:rFonts w:eastAsiaTheme="minorEastAsia"/>
        </w:rPr>
        <w:t xml:space="preserve">s been sampled across four </w:t>
      </w:r>
      <w:r w:rsidR="007130D2">
        <w:rPr>
          <w:rFonts w:eastAsiaTheme="minorEastAsia"/>
        </w:rPr>
        <w:t>seasons</w:t>
      </w:r>
      <w:r w:rsidR="00EB3F61">
        <w:rPr>
          <w:rFonts w:eastAsiaTheme="minorEastAsia"/>
        </w:rPr>
        <w:t xml:space="preserve"> </w:t>
      </w:r>
      <w:r w:rsidR="0053170D">
        <w:rPr>
          <w:rFonts w:eastAsiaTheme="minorEastAsia"/>
        </w:rPr>
        <w:t xml:space="preserve">(indicated in square brackets) </w:t>
      </w:r>
      <w:r w:rsidR="00EB3F61">
        <w:rPr>
          <w:rFonts w:eastAsiaTheme="minorEastAsia"/>
        </w:rPr>
        <w:t xml:space="preserve">with three surveys </w:t>
      </w:r>
      <w:r w:rsidR="007130D2">
        <w:rPr>
          <w:rFonts w:eastAsiaTheme="minorEastAsia"/>
        </w:rPr>
        <w:t xml:space="preserve">per season </w:t>
      </w:r>
      <w:r w:rsidR="00EB3F61">
        <w:rPr>
          <w:rFonts w:eastAsiaTheme="minorEastAsia"/>
        </w:rPr>
        <w:t xml:space="preserve">to generate the detection history </w:t>
      </w:r>
      <w:r w:rsidR="001A1BAF">
        <w:rPr>
          <w:rFonts w:eastAsiaTheme="minorEastAsia"/>
        </w:rPr>
        <w:t>[</w:t>
      </w:r>
      <w:r w:rsidR="00EB3F61">
        <w:rPr>
          <w:rFonts w:eastAsiaTheme="minorEastAsia"/>
        </w:rPr>
        <w:t>110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000</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101</w:t>
      </w:r>
      <w:r w:rsidR="001A1BAF">
        <w:rPr>
          <w:rFonts w:eastAsiaTheme="minorEastAsia"/>
        </w:rPr>
        <w:t>]</w:t>
      </w:r>
      <w:r w:rsidR="00EB3F61">
        <w:rPr>
          <w:rFonts w:eastAsiaTheme="minorEastAsia"/>
        </w:rPr>
        <w:t xml:space="preserve">, </w:t>
      </w:r>
      <w:r w:rsidR="001A1BAF">
        <w:rPr>
          <w:rFonts w:eastAsiaTheme="minorEastAsia"/>
        </w:rPr>
        <w:t>[</w:t>
      </w:r>
      <w:r w:rsidR="00EB3F61">
        <w:rPr>
          <w:rFonts w:eastAsiaTheme="minorEastAsia"/>
        </w:rPr>
        <w:t>100</w:t>
      </w:r>
      <w:r w:rsidR="001A1BAF">
        <w:rPr>
          <w:rFonts w:eastAsiaTheme="minorEastAsia"/>
        </w:rPr>
        <w:t>]</w:t>
      </w:r>
      <w:r w:rsidR="00EB3F61">
        <w:rPr>
          <w:rFonts w:eastAsiaTheme="minorEastAsia"/>
        </w:rPr>
        <w:t xml:space="preserve">. Thus, the species was detected at least once </w:t>
      </w:r>
      <w:r w:rsidR="007130D2">
        <w:rPr>
          <w:rFonts w:eastAsiaTheme="minorEastAsia"/>
        </w:rPr>
        <w:t>in</w:t>
      </w:r>
      <w:r w:rsidR="00EB3F61">
        <w:rPr>
          <w:rFonts w:eastAsiaTheme="minorEastAsia"/>
        </w:rPr>
        <w:t xml:space="preserve"> the first, third, and fourth</w:t>
      </w:r>
      <w:r w:rsidR="007130D2">
        <w:rPr>
          <w:rFonts w:eastAsiaTheme="minorEastAsia"/>
        </w:rPr>
        <w:t xml:space="preserve"> seasons </w:t>
      </w:r>
      <w:r w:rsidR="00EB3F61">
        <w:rPr>
          <w:rFonts w:eastAsiaTheme="minorEastAsia"/>
        </w:rPr>
        <w:t>and was not detected at all during the second</w:t>
      </w:r>
      <w:r w:rsidR="009312AC">
        <w:rPr>
          <w:rFonts w:eastAsiaTheme="minorEastAsia"/>
        </w:rPr>
        <w:t xml:space="preserve"> season</w:t>
      </w:r>
      <w:r w:rsidR="001A1BAF">
        <w:rPr>
          <w:rFonts w:eastAsiaTheme="minorEastAsia"/>
        </w:rPr>
        <w:t>.</w:t>
      </w:r>
      <w:r w:rsidR="0063559C">
        <w:rPr>
          <w:rFonts w:eastAsiaTheme="minorEastAsia"/>
        </w:rPr>
        <w:t xml:space="preserve"> For this </w:t>
      </w:r>
      <w:r w:rsidR="00A277D8">
        <w:rPr>
          <w:rFonts w:eastAsiaTheme="minorEastAsia"/>
        </w:rPr>
        <w:t>formulation l</w:t>
      </w:r>
      <w:r w:rsidR="0063559C">
        <w:rPr>
          <w:rFonts w:eastAsiaTheme="minorEastAsia"/>
        </w:rPr>
        <w:t>et</w:t>
      </w:r>
      <w:r w:rsidR="00411F2C">
        <w:rPr>
          <w:rFonts w:eastAsiaTheme="minorEastAsia"/>
        </w:rPr>
        <w:t xml:space="preserve"> the parameter</w:t>
      </w:r>
      <w:r w:rsidR="0063559C">
        <w:rPr>
          <w:rFonts w:eastAsiaTheme="minorEastAsia"/>
        </w:rPr>
        <w:t xml:space="preserve"> </w:t>
      </w:r>
      <w:r w:rsidR="009312AC">
        <w:rPr>
          <w:rFonts w:eastAsiaTheme="minorEastAsia"/>
          <w:i/>
          <w:iCs/>
        </w:rPr>
        <w:t>η</w:t>
      </w:r>
      <w:r w:rsidR="0063559C">
        <w:rPr>
          <w:rFonts w:eastAsiaTheme="minorEastAsia"/>
          <w:i/>
          <w:iCs/>
          <w:vertAlign w:val="subscript"/>
        </w:rPr>
        <w:t>t</w:t>
      </w:r>
      <w:r w:rsidR="0063559C">
        <w:rPr>
          <w:rFonts w:eastAsiaTheme="minorEastAsia"/>
        </w:rPr>
        <w:t xml:space="preserve"> represent the occupancy probability at </w:t>
      </w:r>
      <w:r w:rsidR="00921F5C">
        <w:rPr>
          <w:rFonts w:eastAsiaTheme="minorEastAsia"/>
        </w:rPr>
        <w:t>survey</w:t>
      </w:r>
      <w:r w:rsidR="0063559C">
        <w:rPr>
          <w:rFonts w:eastAsiaTheme="minorEastAsia"/>
        </w:rPr>
        <w:t xml:space="preserve"> </w:t>
      </w:r>
      <w:r w:rsidR="0063559C" w:rsidRPr="0063559C">
        <w:rPr>
          <w:rFonts w:eastAsiaTheme="minorEastAsia"/>
          <w:i/>
          <w:iCs/>
        </w:rPr>
        <w:t>t</w:t>
      </w:r>
      <w:r w:rsidR="0063559C">
        <w:rPr>
          <w:rFonts w:eastAsiaTheme="minorEastAsia"/>
        </w:rPr>
        <w:t xml:space="preserve"> during either the first </w:t>
      </w:r>
      <w:r w:rsidR="00642113">
        <w:rPr>
          <w:rFonts w:eastAsiaTheme="minorEastAsia"/>
        </w:rPr>
        <w:t>season</w:t>
      </w:r>
      <w:r w:rsidR="0063559C">
        <w:rPr>
          <w:rFonts w:eastAsiaTheme="minorEastAsia"/>
        </w:rPr>
        <w:t xml:space="preserve"> or when the species was not present at time t-1</w:t>
      </w:r>
      <w:r w:rsidR="0084475D">
        <w:rPr>
          <w:rFonts w:eastAsiaTheme="minorEastAsia"/>
        </w:rPr>
        <w:t>,</w:t>
      </w:r>
      <w:r w:rsidR="0063559C">
        <w:rPr>
          <w:rFonts w:eastAsiaTheme="minorEastAsia"/>
        </w:rPr>
        <w:t xml:space="preserve"> while </w:t>
      </w:r>
      <w:r w:rsidR="0084475D">
        <w:rPr>
          <w:rFonts w:eastAsiaTheme="minorEastAsia"/>
        </w:rPr>
        <w:t xml:space="preserve">the parameter </w:t>
      </w:r>
      <w:r w:rsidR="0063559C" w:rsidRPr="0063559C">
        <w:rPr>
          <w:rFonts w:eastAsiaTheme="minorEastAsia"/>
          <w:i/>
          <w:iCs/>
        </w:rPr>
        <w:t>ω</w:t>
      </w:r>
      <w:r w:rsidR="0063559C" w:rsidRPr="0063559C">
        <w:rPr>
          <w:rFonts w:eastAsiaTheme="minorEastAsia"/>
          <w:i/>
          <w:iCs/>
          <w:vertAlign w:val="subscript"/>
        </w:rPr>
        <w:t>t</w:t>
      </w:r>
      <w:r w:rsidR="0063559C">
        <w:rPr>
          <w:rFonts w:eastAsiaTheme="minorEastAsia"/>
        </w:rPr>
        <w:t xml:space="preserve"> is the occupancy probability </w:t>
      </w:r>
      <w:r w:rsidR="004A6CCF">
        <w:rPr>
          <w:rFonts w:eastAsiaTheme="minorEastAsia"/>
        </w:rPr>
        <w:t>if</w:t>
      </w:r>
      <w:r w:rsidR="0063559C">
        <w:rPr>
          <w:rFonts w:eastAsiaTheme="minorEastAsia"/>
        </w:rPr>
        <w:t xml:space="preserve"> the species was present</w:t>
      </w:r>
      <w:r w:rsidR="00642113">
        <w:rPr>
          <w:rFonts w:eastAsiaTheme="minorEastAsia"/>
        </w:rPr>
        <w:t xml:space="preserve"> at </w:t>
      </w:r>
      <w:r w:rsidR="00642113">
        <w:rPr>
          <w:rFonts w:eastAsiaTheme="minorEastAsia"/>
          <w:i/>
          <w:iCs/>
        </w:rPr>
        <w:t>t - 1</w:t>
      </w:r>
      <w:r w:rsidR="0063559C">
        <w:rPr>
          <w:rFonts w:eastAsiaTheme="minorEastAsia"/>
        </w:rPr>
        <w:t xml:space="preserve">. </w:t>
      </w:r>
      <w:r w:rsidR="007130D2">
        <w:rPr>
          <w:rFonts w:eastAsiaTheme="minorEastAsia"/>
        </w:rPr>
        <w:t>These two probabilities</w:t>
      </w:r>
      <w:r w:rsidR="00921F5C">
        <w:rPr>
          <w:rFonts w:eastAsiaTheme="minorEastAsia"/>
        </w:rPr>
        <w:t xml:space="preserve"> are nearly identical and</w:t>
      </w:r>
      <w:r w:rsidR="007130D2">
        <w:rPr>
          <w:rFonts w:eastAsiaTheme="minorEastAsia"/>
        </w:rPr>
        <w:t xml:space="preserve"> </w:t>
      </w:r>
      <w:r w:rsidR="00A277D8">
        <w:rPr>
          <w:rFonts w:eastAsiaTheme="minorEastAsia"/>
        </w:rPr>
        <w:t xml:space="preserve">can </w:t>
      </w:r>
      <w:r w:rsidR="007130D2">
        <w:rPr>
          <w:rFonts w:eastAsiaTheme="minorEastAsia"/>
        </w:rPr>
        <w:t>share parameters</w:t>
      </w:r>
      <w:r w:rsidR="00AD1D4A">
        <w:rPr>
          <w:rFonts w:eastAsiaTheme="minorEastAsia"/>
        </w:rPr>
        <w:t>. For example, an intercept only model for these probabilities could be written as</w:t>
      </w:r>
      <w:r w:rsidR="007130D2">
        <w:rPr>
          <w:rFonts w:eastAsiaTheme="minorEastAsia"/>
        </w:rPr>
        <w:t xml:space="preserve"> logit(</w:t>
      </w:r>
      <w:r w:rsidR="009312AC">
        <w:rPr>
          <w:rFonts w:eastAsiaTheme="minorEastAsia"/>
          <w:i/>
          <w:iCs/>
        </w:rPr>
        <w:t>η</w:t>
      </w:r>
      <w:r w:rsidR="007130D2">
        <w:rPr>
          <w:rFonts w:eastAsiaTheme="minorEastAsia"/>
          <w:i/>
          <w:iCs/>
          <w:vertAlign w:val="subscript"/>
        </w:rPr>
        <w:t>t</w:t>
      </w:r>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7130D2">
        <w:rPr>
          <w:rFonts w:eastAsiaTheme="minorEastAsia"/>
        </w:rPr>
        <w:t>and logit(</w:t>
      </w:r>
      <w:r w:rsidR="007130D2">
        <w:rPr>
          <w:rFonts w:eastAsiaTheme="minorEastAsia"/>
          <w:i/>
          <w:iCs/>
        </w:rPr>
        <w:t>ω</w:t>
      </w:r>
      <w:r w:rsidR="007130D2">
        <w:rPr>
          <w:rFonts w:eastAsiaTheme="minorEastAsia"/>
          <w:i/>
          <w:iCs/>
          <w:vertAlign w:val="subscript"/>
        </w:rPr>
        <w:t>t</w:t>
      </w:r>
      <w:r w:rsidR="007130D2">
        <w:rPr>
          <w:rFonts w:eastAsiaTheme="minorEastAsia"/>
        </w:rPr>
        <w:t xml:space="preserve">) = </w:t>
      </w:r>
      <w:r w:rsidR="007130D2" w:rsidRPr="007130D2">
        <w:rPr>
          <w:rFonts w:eastAsiaTheme="minorEastAsia"/>
          <w:i/>
          <w:iCs/>
        </w:rPr>
        <w:t>β</w:t>
      </w:r>
      <w:r w:rsidR="007130D2">
        <w:rPr>
          <w:rFonts w:eastAsiaTheme="minorEastAsia"/>
          <w:vertAlign w:val="subscript"/>
        </w:rPr>
        <w:t xml:space="preserve">0 </w:t>
      </w:r>
      <w:r w:rsidR="00642113">
        <w:rPr>
          <w:rFonts w:eastAsiaTheme="minorEastAsia"/>
        </w:rPr>
        <w:t xml:space="preserve"> </w:t>
      </w:r>
      <w:r w:rsidR="007130D2">
        <w:rPr>
          <w:rFonts w:eastAsiaTheme="minorEastAsia"/>
        </w:rPr>
        <w:t xml:space="preserve">+ θ. </w:t>
      </w:r>
      <w:r w:rsidR="001A1BAF">
        <w:rPr>
          <w:rFonts w:eastAsiaTheme="minorEastAsia"/>
        </w:rPr>
        <w:t>Following MacKenzie et al. (2003),</w:t>
      </w:r>
      <w:r w:rsidR="00AF5B0A">
        <w:rPr>
          <w:rFonts w:eastAsiaTheme="minorEastAsia"/>
        </w:rPr>
        <w:t xml:space="preserve"> and dropping the site subscript for simplicity,</w:t>
      </w:r>
      <w:r w:rsidR="001A1BAF">
        <w:rPr>
          <w:rFonts w:eastAsiaTheme="minorEastAsia"/>
        </w:rPr>
        <w:t xml:space="preserve"> the probability of observing the</w:t>
      </w:r>
      <w:r w:rsidR="007130D2">
        <w:rPr>
          <w:rFonts w:eastAsiaTheme="minorEastAsia"/>
        </w:rPr>
        <w:t xml:space="preserve"> </w:t>
      </w:r>
      <w:r w:rsidR="00642113">
        <w:rPr>
          <w:rFonts w:eastAsiaTheme="minorEastAsia"/>
        </w:rPr>
        <w:t xml:space="preserve">first season </w:t>
      </w:r>
      <w:r w:rsidR="007130D2">
        <w:rPr>
          <w:rFonts w:eastAsiaTheme="minorEastAsia"/>
        </w:rPr>
        <w:t>detection history</w:t>
      </w:r>
      <w:r w:rsidR="00A277D8">
        <w:rPr>
          <w:rFonts w:eastAsiaTheme="minorEastAsia"/>
        </w:rPr>
        <w:t xml:space="preserve"> is</w:t>
      </w:r>
    </w:p>
    <w:tbl>
      <w:tblPr>
        <w:tblStyle w:val="TableGrid"/>
        <w:tblW w:w="0" w:type="auto"/>
        <w:tblLook w:val="04A0" w:firstRow="1" w:lastRow="0" w:firstColumn="1" w:lastColumn="0" w:noHBand="0" w:noVBand="1"/>
      </w:tblPr>
      <w:tblGrid>
        <w:gridCol w:w="805"/>
        <w:gridCol w:w="7650"/>
        <w:gridCol w:w="895"/>
      </w:tblGrid>
      <w:tr w:rsidR="00AF5B0A" w14:paraId="432C02AD" w14:textId="77777777" w:rsidTr="00EE1C88">
        <w:tc>
          <w:tcPr>
            <w:tcW w:w="805" w:type="dxa"/>
          </w:tcPr>
          <w:p w14:paraId="4CBB4C4E" w14:textId="77777777" w:rsidR="00AF5B0A" w:rsidRDefault="00AF5B0A" w:rsidP="00EE1C88"/>
        </w:tc>
        <w:tc>
          <w:tcPr>
            <w:tcW w:w="7650" w:type="dxa"/>
          </w:tcPr>
          <w:p w14:paraId="486B2C05" w14:textId="301E6031" w:rsidR="00AF5B0A" w:rsidRPr="00F030A3" w:rsidRDefault="00AF5B0A" w:rsidP="002347D6">
            <w:pPr>
              <w:jc w:val="center"/>
              <w:rPr>
                <w:rFonts w:eastAsiaTheme="minorEastAsia"/>
                <w:b/>
                <w:bCs/>
              </w:rPr>
            </w:pPr>
            <m:oMath>
              <m:r>
                <w:rPr>
                  <w:rFonts w:ascii="Cambria Math" w:hAnsi="Cambria Math"/>
                </w:rPr>
                <m:t>Pr(</m:t>
              </m:r>
              <m:sSub>
                <m:sSubPr>
                  <m:ctrlPr>
                    <w:rPr>
                      <w:rFonts w:ascii="Cambria Math" w:hAnsi="Cambria Math"/>
                      <w:i/>
                    </w:rPr>
                  </m:ctrlPr>
                </m:sSubPr>
                <m:e>
                  <m:r>
                    <m:rPr>
                      <m:sty m:val="bi"/>
                    </m:rPr>
                    <w:rPr>
                      <w:rFonts w:ascii="Cambria Math" w:hAnsi="Cambria Math"/>
                    </w:rPr>
                    <m:t>y</m:t>
                  </m:r>
                </m:e>
                <m:sub>
                  <m:r>
                    <w:rPr>
                      <w:rFonts w:ascii="Cambria Math" w:hAnsi="Cambria Math"/>
                    </w:rPr>
                    <m:t>1,1:3</m:t>
                  </m:r>
                </m:sub>
              </m:sSub>
              <m:r>
                <w:rPr>
                  <w:rFonts w:ascii="Cambria Math" w:hAnsi="Cambria Math"/>
                </w:rPr>
                <m:t xml:space="preserve"> = 110) = </m:t>
              </m:r>
              <m:sSub>
                <m:sSubPr>
                  <m:ctrlPr>
                    <w:rPr>
                      <w:rFonts w:ascii="Cambria Math" w:hAnsi="Cambria Math"/>
                      <w:i/>
                    </w:rPr>
                  </m:ctrlPr>
                </m:sSubPr>
                <m:e>
                  <m:r>
                    <w:rPr>
                      <w:rFonts w:ascii="Cambria Math" w:eastAsiaTheme="minorEastAsia" w:hAnsi="Cambria Math"/>
                    </w:rPr>
                    <m:t>η</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1,1</m:t>
                  </m:r>
                </m:sub>
              </m:sSub>
              <m:sSub>
                <m:sSubPr>
                  <m:ctrlPr>
                    <w:rPr>
                      <w:rFonts w:ascii="Cambria Math" w:hAnsi="Cambria Math"/>
                      <w:i/>
                    </w:rPr>
                  </m:ctrlPr>
                </m:sSubPr>
                <m:e>
                  <m:r>
                    <w:rPr>
                      <w:rFonts w:ascii="Cambria Math" w:hAnsi="Cambria Math"/>
                    </w:rPr>
                    <m:t>p</m:t>
                  </m:r>
                </m:e>
                <m:sub>
                  <m:r>
                    <w:rPr>
                      <w:rFonts w:ascii="Cambria Math" w:hAnsi="Cambria Math"/>
                    </w:rPr>
                    <m:t>1,2</m:t>
                  </m:r>
                </m:sub>
              </m:sSub>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1,3</m:t>
                  </m:r>
                </m:sub>
              </m:sSub>
              <m:r>
                <w:rPr>
                  <w:rFonts w:ascii="Cambria Math" w:hAnsi="Cambria Math"/>
                </w:rPr>
                <m:t>)</m:t>
              </m:r>
            </m:oMath>
            <w:r w:rsidR="002148B6">
              <w:rPr>
                <w:rFonts w:eastAsiaTheme="minorEastAsia"/>
              </w:rPr>
              <w:t>.</w:t>
            </w:r>
          </w:p>
        </w:tc>
        <w:tc>
          <w:tcPr>
            <w:tcW w:w="895" w:type="dxa"/>
            <w:vAlign w:val="center"/>
          </w:tcPr>
          <w:p w14:paraId="528493EE" w14:textId="77777777" w:rsidR="00AF5B0A" w:rsidRDefault="00AF5B0A" w:rsidP="00EE1C88">
            <w:pPr>
              <w:jc w:val="center"/>
            </w:pPr>
            <w:r>
              <w:t>Eq. 4</w:t>
            </w:r>
          </w:p>
        </w:tc>
      </w:tr>
    </w:tbl>
    <w:p w14:paraId="27791FDD" w14:textId="78DD479E" w:rsidR="001A1BAF" w:rsidRDefault="001A1BAF" w:rsidP="00EB3F61">
      <w:pPr>
        <w:rPr>
          <w:rFonts w:eastAsiaTheme="minorEastAsia"/>
        </w:rPr>
      </w:pPr>
    </w:p>
    <w:p w14:paraId="25494036" w14:textId="67C6FED4" w:rsidR="00AF5B0A" w:rsidRDefault="00AF5B0A" w:rsidP="00EB3F61">
      <w:pPr>
        <w:rPr>
          <w:rFonts w:eastAsiaTheme="minorEastAsia"/>
        </w:rPr>
      </w:pPr>
      <w:r>
        <w:rPr>
          <w:rFonts w:eastAsiaTheme="minorEastAsia"/>
        </w:rPr>
        <w:t xml:space="preserve">A verbal description of Eq. 4 </w:t>
      </w:r>
      <w:r w:rsidR="004A6CCF">
        <w:rPr>
          <w:rFonts w:eastAsiaTheme="minorEastAsia"/>
        </w:rPr>
        <w:t>is</w:t>
      </w:r>
      <w:r>
        <w:rPr>
          <w:rFonts w:eastAsiaTheme="minorEastAsia"/>
        </w:rPr>
        <w:t xml:space="preserve"> “the species was present and detected on the first two surveys but not the last survey.” In the second </w:t>
      </w:r>
      <w:r w:rsidR="00642113">
        <w:rPr>
          <w:rFonts w:eastAsiaTheme="minorEastAsia"/>
        </w:rPr>
        <w:t>season</w:t>
      </w:r>
      <w:r>
        <w:rPr>
          <w:rFonts w:eastAsiaTheme="minorEastAsia"/>
        </w:rPr>
        <w:t xml:space="preserve"> the species was not detected</w:t>
      </w:r>
      <w:r w:rsidR="00A277D8">
        <w:rPr>
          <w:rFonts w:eastAsiaTheme="minorEastAsia"/>
        </w:rPr>
        <w:t>, which means</w:t>
      </w:r>
      <w:r w:rsidR="00ED7599">
        <w:rPr>
          <w:rFonts w:eastAsiaTheme="minorEastAsia"/>
        </w:rPr>
        <w:t xml:space="preserve"> </w:t>
      </w:r>
      <w:r w:rsidR="00A277D8">
        <w:rPr>
          <w:rFonts w:eastAsiaTheme="minorEastAsia"/>
        </w:rPr>
        <w:t>e</w:t>
      </w:r>
      <w:r>
        <w:rPr>
          <w:rFonts w:eastAsiaTheme="minorEastAsia"/>
        </w:rPr>
        <w:t xml:space="preserve">ither </w:t>
      </w:r>
      <w:r w:rsidR="004A6CCF">
        <w:rPr>
          <w:rFonts w:eastAsiaTheme="minorEastAsia"/>
        </w:rPr>
        <w:t>the species</w:t>
      </w:r>
      <w:r w:rsidR="00775BE2">
        <w:rPr>
          <w:rFonts w:eastAsiaTheme="minorEastAsia"/>
        </w:rPr>
        <w:t xml:space="preserve"> was not present at </w:t>
      </w:r>
      <w:r w:rsidR="00775BE2" w:rsidRPr="004A6CCF">
        <w:rPr>
          <w:rFonts w:eastAsiaTheme="minorEastAsia"/>
          <w:i/>
          <w:iCs/>
        </w:rPr>
        <w:t>t</w:t>
      </w:r>
      <w:r w:rsidR="004A6CCF">
        <w:rPr>
          <w:rFonts w:eastAsiaTheme="minorEastAsia"/>
        </w:rPr>
        <w:t xml:space="preserve"> </w:t>
      </w:r>
      <w:r w:rsidR="00775BE2">
        <w:rPr>
          <w:rFonts w:eastAsiaTheme="minorEastAsia"/>
        </w:rPr>
        <w:t>=</w:t>
      </w:r>
      <w:r w:rsidR="004A6CCF">
        <w:rPr>
          <w:rFonts w:eastAsiaTheme="minorEastAsia"/>
        </w:rPr>
        <w:t xml:space="preserve"> </w:t>
      </w:r>
      <w:r w:rsidR="00775BE2">
        <w:rPr>
          <w:rFonts w:eastAsiaTheme="minorEastAsia"/>
        </w:rPr>
        <w:t xml:space="preserve">2 </w:t>
      </w:r>
      <w:r>
        <w:rPr>
          <w:rFonts w:eastAsiaTheme="minorEastAsia"/>
        </w:rPr>
        <w:t>or</w:t>
      </w:r>
      <w:r w:rsidR="00775BE2">
        <w:rPr>
          <w:rFonts w:eastAsiaTheme="minorEastAsia"/>
        </w:rPr>
        <w:t xml:space="preserve"> </w:t>
      </w:r>
      <w:r w:rsidR="004A6CCF">
        <w:rPr>
          <w:rFonts w:eastAsiaTheme="minorEastAsia"/>
        </w:rPr>
        <w:t xml:space="preserve">the species </w:t>
      </w:r>
      <w:r w:rsidR="00775BE2">
        <w:rPr>
          <w:rFonts w:eastAsiaTheme="minorEastAsia"/>
        </w:rPr>
        <w:t>was</w:t>
      </w:r>
      <w:r>
        <w:rPr>
          <w:rFonts w:eastAsiaTheme="minorEastAsia"/>
        </w:rPr>
        <w:t xml:space="preserve"> present </w:t>
      </w:r>
      <w:r w:rsidR="00775BE2">
        <w:rPr>
          <w:rFonts w:eastAsiaTheme="minorEastAsia"/>
        </w:rPr>
        <w:t>but not detected</w:t>
      </w:r>
      <w:r w:rsidR="0067673D">
        <w:rPr>
          <w:rFonts w:eastAsiaTheme="minorEastAsia"/>
        </w:rPr>
        <w:t xml:space="preserve">. </w:t>
      </w:r>
      <w:r w:rsidR="00642113">
        <w:rPr>
          <w:rFonts w:eastAsiaTheme="minorEastAsia"/>
        </w:rPr>
        <w:t xml:space="preserve">Because the species was present in the </w:t>
      </w:r>
      <w:r w:rsidR="00AD1D4A">
        <w:rPr>
          <w:rFonts w:eastAsiaTheme="minorEastAsia"/>
        </w:rPr>
        <w:t>previous</w:t>
      </w:r>
      <w:r w:rsidR="00642113">
        <w:rPr>
          <w:rFonts w:eastAsiaTheme="minorEastAsia"/>
        </w:rPr>
        <w:t xml:space="preserve"> season</w:t>
      </w:r>
      <w:r w:rsidR="001337BE">
        <w:rPr>
          <w:rFonts w:eastAsiaTheme="minorEastAsia"/>
        </w:rPr>
        <w:t xml:space="preserve"> we use </w:t>
      </w:r>
      <w:r w:rsidR="001337BE" w:rsidRPr="001337BE">
        <w:rPr>
          <w:rFonts w:eastAsiaTheme="minorEastAsia"/>
          <w:i/>
          <w:iCs/>
        </w:rPr>
        <w:t>ω</w:t>
      </w:r>
      <w:r w:rsidR="001337BE">
        <w:rPr>
          <w:rFonts w:eastAsiaTheme="minorEastAsia"/>
          <w:vertAlign w:val="subscript"/>
        </w:rPr>
        <w:t>2</w:t>
      </w:r>
      <w:r w:rsidR="001337BE">
        <w:rPr>
          <w:rFonts w:eastAsiaTheme="minorEastAsia"/>
        </w:rPr>
        <w:t xml:space="preserve"> instead of </w:t>
      </w:r>
      <w:r w:rsidR="001337BE" w:rsidRPr="001337BE">
        <w:rPr>
          <w:rFonts w:eastAsiaTheme="minorEastAsia"/>
          <w:i/>
          <w:iCs/>
        </w:rPr>
        <w:t>η</w:t>
      </w:r>
      <w:r w:rsidR="001337BE" w:rsidRPr="001337BE">
        <w:rPr>
          <w:rFonts w:eastAsiaTheme="minorEastAsia"/>
          <w:i/>
          <w:iCs/>
          <w:vertAlign w:val="subscript"/>
        </w:rPr>
        <w:t>2</w:t>
      </w:r>
      <w:r w:rsidR="001337BE">
        <w:rPr>
          <w:rFonts w:eastAsiaTheme="minorEastAsia"/>
        </w:rPr>
        <w:t>. Thus,</w:t>
      </w:r>
      <w:r w:rsidR="00642113">
        <w:rPr>
          <w:rFonts w:eastAsiaTheme="minorEastAsia"/>
        </w:rPr>
        <w:t xml:space="preserve"> </w:t>
      </w:r>
      <w:r w:rsidR="0067673D">
        <w:rPr>
          <w:rFonts w:eastAsiaTheme="minorEastAsia"/>
        </w:rPr>
        <w:t xml:space="preserve">the probability of observing the </w:t>
      </w:r>
      <w:r w:rsidR="00642113">
        <w:rPr>
          <w:rFonts w:eastAsiaTheme="minorEastAsia"/>
        </w:rPr>
        <w:t>second season detection history is</w:t>
      </w:r>
    </w:p>
    <w:tbl>
      <w:tblPr>
        <w:tblStyle w:val="TableGrid"/>
        <w:tblW w:w="0" w:type="auto"/>
        <w:tblLook w:val="04A0" w:firstRow="1" w:lastRow="0" w:firstColumn="1" w:lastColumn="0" w:noHBand="0" w:noVBand="1"/>
      </w:tblPr>
      <w:tblGrid>
        <w:gridCol w:w="805"/>
        <w:gridCol w:w="7650"/>
        <w:gridCol w:w="895"/>
      </w:tblGrid>
      <w:tr w:rsidR="0067673D" w14:paraId="42E619BF" w14:textId="77777777" w:rsidTr="00EE1C88">
        <w:tc>
          <w:tcPr>
            <w:tcW w:w="805" w:type="dxa"/>
          </w:tcPr>
          <w:p w14:paraId="12E6BE0E" w14:textId="77777777" w:rsidR="0067673D" w:rsidRDefault="0067673D" w:rsidP="00EE1C88"/>
        </w:tc>
        <w:tc>
          <w:tcPr>
            <w:tcW w:w="7650" w:type="dxa"/>
          </w:tcPr>
          <w:p w14:paraId="3915EB5D" w14:textId="0892B431" w:rsidR="0067673D" w:rsidRPr="00F030A3" w:rsidRDefault="0067673D" w:rsidP="002347D6">
            <w:pPr>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2,1:3</m:t>
                      </m:r>
                    </m:sub>
                  </m:sSub>
                  <m:r>
                    <w:rPr>
                      <w:rFonts w:ascii="Cambria Math" w:hAnsi="Cambria Math"/>
                    </w:rPr>
                    <m:t xml:space="preserve"> = 000</m:t>
                  </m:r>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ω</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2,j</m:t>
                              </m:r>
                            </m:sub>
                          </m:sSub>
                        </m:e>
                      </m:d>
                    </m:e>
                  </m:nary>
                </m:e>
              </m:d>
            </m:oMath>
            <w:r w:rsidR="002148B6">
              <w:rPr>
                <w:rFonts w:eastAsiaTheme="minorEastAsia"/>
              </w:rPr>
              <w:t>.</w:t>
            </w:r>
          </w:p>
        </w:tc>
        <w:tc>
          <w:tcPr>
            <w:tcW w:w="895" w:type="dxa"/>
            <w:vAlign w:val="center"/>
          </w:tcPr>
          <w:p w14:paraId="18F3252E" w14:textId="17B3CD8F" w:rsidR="0067673D" w:rsidRDefault="0067673D" w:rsidP="00EE1C88">
            <w:pPr>
              <w:jc w:val="center"/>
            </w:pPr>
            <w:r>
              <w:t xml:space="preserve">Eq. </w:t>
            </w:r>
            <w:r w:rsidR="00775BE2">
              <w:t>5</w:t>
            </w:r>
          </w:p>
        </w:tc>
      </w:tr>
    </w:tbl>
    <w:p w14:paraId="6A72B809" w14:textId="77777777" w:rsidR="0067673D" w:rsidRDefault="0067673D" w:rsidP="00EB3F61">
      <w:pPr>
        <w:rPr>
          <w:rFonts w:eastAsiaTheme="minorEastAsia"/>
        </w:rPr>
      </w:pPr>
    </w:p>
    <w:p w14:paraId="02849C94" w14:textId="4D3CD8CE" w:rsidR="00AF5B0A" w:rsidRPr="006933EC" w:rsidRDefault="004A6CCF" w:rsidP="00EB3F61">
      <w:pPr>
        <w:rPr>
          <w:rFonts w:eastAsiaTheme="minorEastAsia"/>
        </w:rPr>
      </w:pPr>
      <w:r>
        <w:rPr>
          <w:rFonts w:eastAsiaTheme="minorEastAsia"/>
        </w:rPr>
        <w:lastRenderedPageBreak/>
        <w:t xml:space="preserve">For </w:t>
      </w:r>
      <w:r w:rsidRPr="004A6CCF">
        <w:rPr>
          <w:rFonts w:eastAsiaTheme="minorEastAsia"/>
          <w:i/>
          <w:iCs/>
        </w:rPr>
        <w:t>t</w:t>
      </w:r>
      <w:r>
        <w:rPr>
          <w:rFonts w:eastAsiaTheme="minorEastAsia"/>
        </w:rPr>
        <w:t xml:space="preserve"> = 3</w:t>
      </w:r>
      <w:r w:rsidR="00ED7599">
        <w:rPr>
          <w:rFonts w:eastAsiaTheme="minorEastAsia"/>
        </w:rPr>
        <w:t xml:space="preserve">, we are uncertain if the species was present in the previous </w:t>
      </w:r>
      <w:r w:rsidR="0003759C">
        <w:rPr>
          <w:rFonts w:eastAsiaTheme="minorEastAsia"/>
        </w:rPr>
        <w:t>season</w:t>
      </w:r>
      <w:r w:rsidR="005E73EF">
        <w:rPr>
          <w:rFonts w:eastAsiaTheme="minorEastAsia"/>
        </w:rPr>
        <w:t xml:space="preserve"> and so</w:t>
      </w:r>
      <w:r w:rsidR="006933EC">
        <w:rPr>
          <w:rFonts w:eastAsiaTheme="minorEastAsia"/>
        </w:rPr>
        <w:t xml:space="preserve"> we use </w:t>
      </w:r>
      <w:r w:rsidR="00AD1D4A">
        <w:rPr>
          <w:rFonts w:eastAsiaTheme="minorEastAsia"/>
          <w:i/>
          <w:iCs/>
        </w:rPr>
        <w:t>η</w:t>
      </w:r>
      <w:r w:rsidR="006933EC">
        <w:rPr>
          <w:rFonts w:eastAsiaTheme="minorEastAsia"/>
          <w:i/>
          <w:iCs/>
          <w:vertAlign w:val="subscript"/>
        </w:rPr>
        <w:t>3</w:t>
      </w:r>
      <w:r w:rsidR="006933EC">
        <w:rPr>
          <w:rFonts w:eastAsiaTheme="minorEastAsia"/>
        </w:rPr>
        <w:t xml:space="preserve"> and </w:t>
      </w:r>
      <w:r w:rsidR="006933EC" w:rsidRPr="006933EC">
        <w:rPr>
          <w:rFonts w:eastAsiaTheme="minorEastAsia"/>
          <w:i/>
          <w:iCs/>
        </w:rPr>
        <w:t>ω</w:t>
      </w:r>
      <w:r w:rsidR="006933EC">
        <w:rPr>
          <w:rFonts w:eastAsiaTheme="minorEastAsia"/>
          <w:i/>
          <w:iCs/>
          <w:vertAlign w:val="subscript"/>
        </w:rPr>
        <w:t>3</w:t>
      </w:r>
      <w:r w:rsidR="006933EC">
        <w:rPr>
          <w:rFonts w:eastAsiaTheme="minorEastAsia"/>
        </w:rPr>
        <w:t xml:space="preserve"> to generate the probability of this survey, multiplying both by the necessary detection probabilities:</w:t>
      </w:r>
    </w:p>
    <w:tbl>
      <w:tblPr>
        <w:tblStyle w:val="TableGrid"/>
        <w:tblW w:w="0" w:type="auto"/>
        <w:tblLook w:val="04A0" w:firstRow="1" w:lastRow="0" w:firstColumn="1" w:lastColumn="0" w:noHBand="0" w:noVBand="1"/>
      </w:tblPr>
      <w:tblGrid>
        <w:gridCol w:w="805"/>
        <w:gridCol w:w="7650"/>
        <w:gridCol w:w="895"/>
      </w:tblGrid>
      <w:tr w:rsidR="004A6CCF" w14:paraId="012973FF" w14:textId="77777777" w:rsidTr="00961D2C">
        <w:tc>
          <w:tcPr>
            <w:tcW w:w="805" w:type="dxa"/>
          </w:tcPr>
          <w:p w14:paraId="24B1D4C7" w14:textId="77777777" w:rsidR="004A6CCF" w:rsidRDefault="004A6CCF" w:rsidP="00961D2C"/>
        </w:tc>
        <w:tc>
          <w:tcPr>
            <w:tcW w:w="7650" w:type="dxa"/>
          </w:tcPr>
          <w:p w14:paraId="553C930F" w14:textId="32563147" w:rsidR="004A6CCF" w:rsidRPr="00F030A3" w:rsidRDefault="004A6CCF" w:rsidP="00961D2C">
            <w:pPr>
              <w:rPr>
                <w:rFonts w:eastAsiaTheme="minorEastAsia"/>
                <w:b/>
                <w:bCs/>
              </w:rPr>
            </w:pPr>
            <m:oMathPara>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3,1:3</m:t>
                        </m:r>
                      </m:sub>
                    </m:sSub>
                    <m:r>
                      <w:rPr>
                        <w:rFonts w:ascii="Cambria Math" w:hAnsi="Cambria Math"/>
                      </w:rPr>
                      <m:t xml:space="preserve"> = 101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eastAsiaTheme="minorEastAsia" w:hAnsi="Cambria Math"/>
                          </w:rPr>
                          <m:t>η</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3</m:t>
                        </m:r>
                      </m:sub>
                    </m:sSub>
                    <m:sSub>
                      <m:sSubPr>
                        <m:ctrlPr>
                          <w:rPr>
                            <w:rFonts w:ascii="Cambria Math" w:hAnsi="Cambria Math"/>
                            <w:i/>
                          </w:rPr>
                        </m:ctrlPr>
                      </m:sSubPr>
                      <m:e>
                        <m:r>
                          <w:rPr>
                            <w:rFonts w:ascii="Cambria Math" w:hAnsi="Cambria Math"/>
                          </w:rPr>
                          <m:t>p</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3,3</m:t>
                        </m:r>
                      </m:sub>
                    </m:sSub>
                  </m:e>
                </m:d>
                <m:r>
                  <w:rPr>
                    <w:rFonts w:ascii="Cambria Math" w:hAnsi="Cambria Math"/>
                  </w:rPr>
                  <m:t>.</m:t>
                </m:r>
              </m:oMath>
            </m:oMathPara>
          </w:p>
        </w:tc>
        <w:tc>
          <w:tcPr>
            <w:tcW w:w="895" w:type="dxa"/>
            <w:vAlign w:val="center"/>
          </w:tcPr>
          <w:p w14:paraId="0FE28C35" w14:textId="5B375D49" w:rsidR="004A6CCF" w:rsidRDefault="004A6CCF" w:rsidP="00961D2C">
            <w:pPr>
              <w:jc w:val="center"/>
            </w:pPr>
            <w:r>
              <w:t>Eq. 6</w:t>
            </w:r>
          </w:p>
        </w:tc>
      </w:tr>
    </w:tbl>
    <w:p w14:paraId="713D05DF" w14:textId="77777777" w:rsidR="006933EC" w:rsidRDefault="006933EC" w:rsidP="00EB3F61">
      <w:pPr>
        <w:rPr>
          <w:rFonts w:eastAsiaTheme="minorEastAsia"/>
        </w:rPr>
      </w:pPr>
    </w:p>
    <w:p w14:paraId="6B6BE15E" w14:textId="180EA417" w:rsidR="004A6CCF" w:rsidRPr="00D501C8" w:rsidRDefault="0003759C" w:rsidP="00EB3F61">
      <w:pPr>
        <w:rPr>
          <w:rFonts w:eastAsiaTheme="minorEastAsia"/>
        </w:rPr>
      </w:pPr>
      <w:r>
        <w:rPr>
          <w:rFonts w:eastAsiaTheme="minorEastAsia"/>
        </w:rPr>
        <w:t xml:space="preserve">A verbal description of Eq. 6 is “the species either was or was not present in season 2 and was detected on the first </w:t>
      </w:r>
      <w:r w:rsidR="00AD1D4A">
        <w:rPr>
          <w:rFonts w:eastAsiaTheme="minorEastAsia"/>
        </w:rPr>
        <w:t xml:space="preserve">and third </w:t>
      </w:r>
      <w:r>
        <w:rPr>
          <w:rFonts w:eastAsiaTheme="minorEastAsia"/>
        </w:rPr>
        <w:t xml:space="preserve">survey of season 3, </w:t>
      </w:r>
      <w:r w:rsidR="00AD1D4A">
        <w:rPr>
          <w:rFonts w:eastAsiaTheme="minorEastAsia"/>
        </w:rPr>
        <w:t>but not</w:t>
      </w:r>
      <w:r>
        <w:rPr>
          <w:rFonts w:eastAsiaTheme="minorEastAsia"/>
        </w:rPr>
        <w:t xml:space="preserve"> the second survey</w:t>
      </w:r>
      <w:r w:rsidR="00AD1D4A">
        <w:rPr>
          <w:rFonts w:eastAsiaTheme="minorEastAsia"/>
        </w:rPr>
        <w:t xml:space="preserve">.” </w:t>
      </w:r>
      <w:r>
        <w:rPr>
          <w:rFonts w:eastAsiaTheme="minorEastAsia"/>
        </w:rPr>
        <w:t>Looking at Eq. 6,</w:t>
      </w:r>
      <w:r w:rsidR="006933EC">
        <w:rPr>
          <w:rFonts w:eastAsiaTheme="minorEastAsia"/>
        </w:rPr>
        <w:t xml:space="preserve"> </w:t>
      </w:r>
      <w:r>
        <w:rPr>
          <w:rFonts w:eastAsiaTheme="minorEastAsia"/>
        </w:rPr>
        <w:t>it could be</w:t>
      </w:r>
      <w:r w:rsidR="00ED7599">
        <w:rPr>
          <w:rFonts w:eastAsiaTheme="minorEastAsia"/>
        </w:rPr>
        <w:t xml:space="preserve"> </w:t>
      </w:r>
      <w:r w:rsidR="006933EC">
        <w:rPr>
          <w:rFonts w:eastAsiaTheme="minorEastAsia"/>
        </w:rPr>
        <w:t xml:space="preserve">further </w:t>
      </w:r>
      <w:r w:rsidR="00ED7599">
        <w:rPr>
          <w:rFonts w:eastAsiaTheme="minorEastAsia"/>
        </w:rPr>
        <w:t>simplified by factoring out the detection probabilities</w:t>
      </w:r>
      <w:r w:rsidR="00AD1D4A">
        <w:rPr>
          <w:rFonts w:eastAsiaTheme="minorEastAsia"/>
        </w:rPr>
        <w:t>.</w:t>
      </w:r>
      <w:r>
        <w:rPr>
          <w:rFonts w:eastAsiaTheme="minorEastAsia"/>
        </w:rPr>
        <w:t xml:space="preserve"> </w:t>
      </w:r>
      <w:r w:rsidR="00ED7599">
        <w:rPr>
          <w:rFonts w:eastAsiaTheme="minorEastAsia"/>
        </w:rPr>
        <w:t xml:space="preserve">Finally, </w:t>
      </w:r>
      <w:r>
        <w:rPr>
          <w:rFonts w:eastAsiaTheme="minorEastAsia"/>
        </w:rPr>
        <w:t>for</w:t>
      </w:r>
      <w:r w:rsidR="00ED7599">
        <w:rPr>
          <w:rFonts w:eastAsiaTheme="minorEastAsia"/>
        </w:rPr>
        <w:t xml:space="preserve"> t = 4 we know that the species was present </w:t>
      </w:r>
      <w:r w:rsidR="00D501C8">
        <w:rPr>
          <w:rFonts w:eastAsiaTheme="minorEastAsia"/>
        </w:rPr>
        <w:t xml:space="preserve">in the previous timestep, so we use </w:t>
      </w:r>
      <w:r w:rsidR="00D501C8" w:rsidRPr="00D501C8">
        <w:rPr>
          <w:rFonts w:eastAsiaTheme="minorEastAsia"/>
          <w:i/>
          <w:iCs/>
        </w:rPr>
        <w:t>ω</w:t>
      </w:r>
      <w:r w:rsidR="00D501C8">
        <w:rPr>
          <w:rFonts w:eastAsiaTheme="minorEastAsia"/>
          <w:i/>
          <w:iCs/>
          <w:vertAlign w:val="subscript"/>
        </w:rPr>
        <w:t>4</w:t>
      </w:r>
      <w:r w:rsidR="00D501C8">
        <w:rPr>
          <w:rFonts w:eastAsiaTheme="minorEastAsia"/>
        </w:rPr>
        <w:t>:</w:t>
      </w:r>
    </w:p>
    <w:tbl>
      <w:tblPr>
        <w:tblStyle w:val="TableGrid"/>
        <w:tblW w:w="0" w:type="auto"/>
        <w:tblLook w:val="04A0" w:firstRow="1" w:lastRow="0" w:firstColumn="1" w:lastColumn="0" w:noHBand="0" w:noVBand="1"/>
      </w:tblPr>
      <w:tblGrid>
        <w:gridCol w:w="805"/>
        <w:gridCol w:w="7650"/>
        <w:gridCol w:w="895"/>
      </w:tblGrid>
      <w:tr w:rsidR="006933EC" w14:paraId="4DF224F5" w14:textId="77777777" w:rsidTr="00961D2C">
        <w:tc>
          <w:tcPr>
            <w:tcW w:w="805" w:type="dxa"/>
          </w:tcPr>
          <w:p w14:paraId="57E7D8AC" w14:textId="77777777" w:rsidR="006933EC" w:rsidRDefault="006933EC" w:rsidP="002347D6">
            <w:pPr>
              <w:jc w:val="center"/>
            </w:pPr>
          </w:p>
        </w:tc>
        <w:tc>
          <w:tcPr>
            <w:tcW w:w="7650" w:type="dxa"/>
          </w:tcPr>
          <w:p w14:paraId="747033E5" w14:textId="554A8779" w:rsidR="006933EC" w:rsidRPr="00F030A3" w:rsidRDefault="006933EC" w:rsidP="002347D6">
            <w:pPr>
              <w:jc w:val="center"/>
              <w:rPr>
                <w:rFonts w:eastAsiaTheme="minorEastAsia"/>
                <w:b/>
                <w:bCs/>
              </w:rPr>
            </w:pPr>
            <m:oMath>
              <m:r>
                <w:rPr>
                  <w:rFonts w:ascii="Cambria Math" w:hAnsi="Cambria Math"/>
                </w:rPr>
                <m:t>Pr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4,1:3</m:t>
                      </m:r>
                    </m:sub>
                  </m:sSub>
                  <m:r>
                    <w:rPr>
                      <w:rFonts w:ascii="Cambria Math" w:hAnsi="Cambria Math"/>
                    </w:rPr>
                    <m:t xml:space="preserve"> = 100</m:t>
                  </m:r>
                </m:e>
              </m:d>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4</m:t>
                  </m:r>
                </m:sub>
              </m:sSub>
              <m:sSub>
                <m:sSubPr>
                  <m:ctrlPr>
                    <w:rPr>
                      <w:rFonts w:ascii="Cambria Math" w:hAnsi="Cambria Math"/>
                      <w:i/>
                    </w:rPr>
                  </m:ctrlPr>
                </m:sSubPr>
                <m:e>
                  <m:r>
                    <w:rPr>
                      <w:rFonts w:ascii="Cambria Math" w:hAnsi="Cambria Math"/>
                    </w:rPr>
                    <m:t>p</m:t>
                  </m:r>
                </m:e>
                <m:sub>
                  <m:r>
                    <w:rPr>
                      <w:rFonts w:ascii="Cambria Math" w:hAnsi="Cambria Math"/>
                    </w:rPr>
                    <m:t>4,1</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4,2</m:t>
                  </m:r>
                </m:sub>
              </m:sSub>
              <m:r>
                <w:rPr>
                  <w:rFonts w:ascii="Cambria Math" w:hAnsi="Cambria Math"/>
                </w:rPr>
                <m:t>)</m:t>
              </m:r>
              <m:sSub>
                <m:sSubPr>
                  <m:ctrlPr>
                    <w:rPr>
                      <w:rFonts w:ascii="Cambria Math" w:hAnsi="Cambria Math"/>
                      <w:i/>
                    </w:rPr>
                  </m:ctrlPr>
                </m:sSubPr>
                <m:e>
                  <m:r>
                    <w:rPr>
                      <w:rFonts w:ascii="Cambria Math" w:hAnsi="Cambria Math"/>
                    </w:rPr>
                    <m:t>(1- p</m:t>
                  </m:r>
                </m:e>
                <m:sub>
                  <m:r>
                    <w:rPr>
                      <w:rFonts w:ascii="Cambria Math" w:hAnsi="Cambria Math"/>
                    </w:rPr>
                    <m:t>4,3</m:t>
                  </m:r>
                </m:sub>
              </m:sSub>
              <m:r>
                <w:rPr>
                  <w:rFonts w:ascii="Cambria Math" w:hAnsi="Cambria Math"/>
                </w:rPr>
                <m:t>)</m:t>
              </m:r>
            </m:oMath>
            <w:r w:rsidR="002148B6">
              <w:rPr>
                <w:rFonts w:eastAsiaTheme="minorEastAsia"/>
              </w:rPr>
              <w:t>.</w:t>
            </w:r>
          </w:p>
        </w:tc>
        <w:tc>
          <w:tcPr>
            <w:tcW w:w="895" w:type="dxa"/>
            <w:vAlign w:val="center"/>
          </w:tcPr>
          <w:p w14:paraId="0F83CA3C" w14:textId="6AE5EC68" w:rsidR="006933EC" w:rsidRDefault="006933EC" w:rsidP="00961D2C">
            <w:pPr>
              <w:jc w:val="center"/>
            </w:pPr>
            <w:r>
              <w:t>Eq. 7</w:t>
            </w:r>
          </w:p>
        </w:tc>
      </w:tr>
    </w:tbl>
    <w:p w14:paraId="58EEB021" w14:textId="77777777" w:rsidR="006933EC" w:rsidRDefault="006933EC" w:rsidP="00EB3F61">
      <w:pPr>
        <w:rPr>
          <w:rFonts w:eastAsiaTheme="minorEastAsia"/>
        </w:rPr>
      </w:pPr>
    </w:p>
    <w:p w14:paraId="56608584" w14:textId="5B878130" w:rsidR="001A1BAF" w:rsidRDefault="00D501C8" w:rsidP="00EB3F61">
      <w:pPr>
        <w:rPr>
          <w:rFonts w:eastAsiaTheme="minorEastAsia"/>
        </w:rPr>
      </w:pPr>
      <w:r>
        <w:rPr>
          <w:rFonts w:eastAsiaTheme="minorEastAsia"/>
        </w:rPr>
        <w:t xml:space="preserve">The probability of observing the entire detection history </w:t>
      </w:r>
      <w:r w:rsidR="00567347">
        <w:rPr>
          <w:rFonts w:eastAsiaTheme="minorEastAsia"/>
        </w:rPr>
        <w:t xml:space="preserve">across </w:t>
      </w:r>
      <w:r w:rsidR="00DA3E1F">
        <w:rPr>
          <w:rFonts w:eastAsiaTheme="minorEastAsia"/>
        </w:rPr>
        <w:t xml:space="preserve">time </w:t>
      </w:r>
      <w:r w:rsidR="0003759C">
        <w:rPr>
          <w:rFonts w:eastAsiaTheme="minorEastAsia"/>
        </w:rPr>
        <w:t>is</w:t>
      </w:r>
      <w:r>
        <w:rPr>
          <w:rFonts w:eastAsiaTheme="minorEastAsia"/>
        </w:rPr>
        <w:t xml:space="preserve"> t</w:t>
      </w:r>
      <w:r w:rsidR="006933EC">
        <w:rPr>
          <w:rFonts w:eastAsiaTheme="minorEastAsia"/>
        </w:rPr>
        <w:t>he product of Eq. 4 – 7</w:t>
      </w:r>
      <w:r>
        <w:rPr>
          <w:rFonts w:eastAsiaTheme="minorEastAsia"/>
        </w:rPr>
        <w:t xml:space="preserve">. </w:t>
      </w:r>
    </w:p>
    <w:p w14:paraId="5F5E3199" w14:textId="145857BB" w:rsidR="00EB5FE6" w:rsidRPr="00CA2425" w:rsidRDefault="00EB5FE6" w:rsidP="00EB3F61">
      <w:pPr>
        <w:rPr>
          <w:rFonts w:eastAsiaTheme="minorEastAsia"/>
        </w:rPr>
      </w:pPr>
      <w:r>
        <w:rPr>
          <w:rFonts w:eastAsiaTheme="minorEastAsia"/>
        </w:rPr>
        <w:tab/>
      </w:r>
      <w:r w:rsidR="00CA2425">
        <w:rPr>
          <w:rFonts w:eastAsiaTheme="minorEastAsia"/>
        </w:rPr>
        <w:t xml:space="preserve">While it would be possible to write out the likelihood of each detection history as I did </w:t>
      </w:r>
      <w:r w:rsidR="005E73EF">
        <w:rPr>
          <w:rFonts w:eastAsiaTheme="minorEastAsia"/>
        </w:rPr>
        <w:t>throughout</w:t>
      </w:r>
      <w:r w:rsidR="00CA2425">
        <w:rPr>
          <w:rFonts w:eastAsiaTheme="minorEastAsia"/>
        </w:rPr>
        <w:t xml:space="preserve"> Eq. 4 – 7,</w:t>
      </w:r>
      <w:r w:rsidR="00533921">
        <w:rPr>
          <w:rFonts w:eastAsiaTheme="minorEastAsia"/>
        </w:rPr>
        <w:t xml:space="preserve"> </w:t>
      </w:r>
      <w:r w:rsidR="00381DB8">
        <w:rPr>
          <w:rFonts w:eastAsiaTheme="minorEastAsia"/>
        </w:rPr>
        <w:t>doing so would be difficult to generalize to any dataset</w:t>
      </w:r>
      <w:r w:rsidR="00533921">
        <w:rPr>
          <w:rFonts w:eastAsiaTheme="minorEastAsia"/>
        </w:rPr>
        <w:t>.</w:t>
      </w:r>
      <w:r w:rsidR="00CA2425">
        <w:rPr>
          <w:rFonts w:eastAsiaTheme="minorEastAsia"/>
        </w:rPr>
        <w:t xml:space="preserve"> </w:t>
      </w:r>
      <w:r w:rsidR="00381DB8">
        <w:rPr>
          <w:rFonts w:eastAsiaTheme="minorEastAsia"/>
        </w:rPr>
        <w:t xml:space="preserve">Fortunately, </w:t>
      </w:r>
      <w:r w:rsidR="00CA2425">
        <w:rPr>
          <w:rFonts w:eastAsiaTheme="minorEastAsia"/>
        </w:rPr>
        <w:t xml:space="preserve">MacKenzie et al. (2003) </w:t>
      </w:r>
      <w:r w:rsidR="00533921">
        <w:rPr>
          <w:rFonts w:eastAsiaTheme="minorEastAsia"/>
        </w:rPr>
        <w:t xml:space="preserve">describe a more general approach that uses matrix </w:t>
      </w:r>
      <w:r w:rsidR="00CA2425">
        <w:rPr>
          <w:rFonts w:eastAsiaTheme="minorEastAsia"/>
        </w:rPr>
        <w:t>notation</w:t>
      </w:r>
      <w:r w:rsidR="00533921">
        <w:rPr>
          <w:rFonts w:eastAsiaTheme="minorEastAsia"/>
        </w:rPr>
        <w:t xml:space="preserve"> for </w:t>
      </w:r>
      <w:r w:rsidR="00381DB8">
        <w:rPr>
          <w:rFonts w:eastAsiaTheme="minorEastAsia"/>
        </w:rPr>
        <w:t>their</w:t>
      </w:r>
      <w:r w:rsidR="00533921">
        <w:rPr>
          <w:rFonts w:eastAsiaTheme="minorEastAsia"/>
        </w:rPr>
        <w:t xml:space="preserve"> dynamic occupancy model, which I modified </w:t>
      </w:r>
      <w:r w:rsidR="00381DB8">
        <w:rPr>
          <w:rFonts w:eastAsiaTheme="minorEastAsia"/>
        </w:rPr>
        <w:t xml:space="preserve">for </w:t>
      </w:r>
      <w:r w:rsidR="00381DB8" w:rsidRPr="00381DB8">
        <w:rPr>
          <w:rFonts w:ascii="Lucida Console" w:eastAsiaTheme="minorEastAsia" w:hAnsi="Lucida Console"/>
        </w:rPr>
        <w:t>autoOcc</w:t>
      </w:r>
      <w:r w:rsidR="00CA2425">
        <w:rPr>
          <w:rFonts w:eastAsiaTheme="minorEastAsia"/>
        </w:rPr>
        <w:t>.</w:t>
      </w:r>
      <w:r w:rsidR="005842B5">
        <w:rPr>
          <w:rFonts w:eastAsiaTheme="minorEastAsia"/>
        </w:rPr>
        <w:t xml:space="preserve">  </w:t>
      </w:r>
      <w:r w:rsidR="00921F5C">
        <w:rPr>
          <w:rFonts w:eastAsiaTheme="minorEastAsia"/>
        </w:rPr>
        <w:t>L</w:t>
      </w:r>
      <w:r w:rsidR="00CA2425">
        <w:rPr>
          <w:rFonts w:eastAsiaTheme="minorEastAsia"/>
        </w:rPr>
        <w:t xml:space="preserve">et </w:t>
      </w:r>
      <w:r w:rsidR="00CA2425" w:rsidRPr="00CA2425">
        <w:rPr>
          <w:rFonts w:eastAsiaTheme="minorEastAsia"/>
          <w:i/>
          <w:iCs/>
        </w:rPr>
        <w:t>ϕ</w:t>
      </w:r>
      <w:r w:rsidR="00CA2425" w:rsidRPr="00CA2425">
        <w:rPr>
          <w:rFonts w:eastAsiaTheme="minorEastAsia"/>
          <w:i/>
          <w:iCs/>
          <w:vertAlign w:val="subscript"/>
        </w:rPr>
        <w:t>0</w:t>
      </w:r>
      <w:r w:rsidR="00CA2425">
        <w:rPr>
          <w:rFonts w:eastAsiaTheme="minorEastAsia"/>
        </w:rPr>
        <w:t xml:space="preserve"> be </w:t>
      </w:r>
      <w:r w:rsidR="005842B5">
        <w:rPr>
          <w:rFonts w:eastAsiaTheme="minorEastAsia"/>
        </w:rPr>
        <w:t>a</w:t>
      </w:r>
      <w:r w:rsidR="00CA2425">
        <w:rPr>
          <w:rFonts w:eastAsiaTheme="minorEastAsia"/>
        </w:rPr>
        <w:t xml:space="preserve"> row vector for the f</w:t>
      </w:r>
      <w:r w:rsidR="005842B5">
        <w:rPr>
          <w:rFonts w:eastAsiaTheme="minorEastAsia"/>
        </w:rPr>
        <w:t>irst sampling period</w:t>
      </w:r>
      <w:r w:rsidR="005E73EF">
        <w:rPr>
          <w:rFonts w:eastAsiaTheme="minorEastAsia"/>
        </w:rPr>
        <w:t>:</w:t>
      </w:r>
      <w:r w:rsidR="005842B5">
        <w:rPr>
          <w:rFonts w:eastAsiaTheme="minorEastAsia"/>
        </w:rPr>
        <w:t xml:space="preserve"> </w:t>
      </w:r>
    </w:p>
    <w:tbl>
      <w:tblPr>
        <w:tblStyle w:val="TableGrid"/>
        <w:tblW w:w="0" w:type="auto"/>
        <w:tblLook w:val="04A0" w:firstRow="1" w:lastRow="0" w:firstColumn="1" w:lastColumn="0" w:noHBand="0" w:noVBand="1"/>
      </w:tblPr>
      <w:tblGrid>
        <w:gridCol w:w="805"/>
        <w:gridCol w:w="7650"/>
        <w:gridCol w:w="895"/>
      </w:tblGrid>
      <w:tr w:rsidR="005842B5" w14:paraId="3E93281B" w14:textId="77777777" w:rsidTr="00961D2C">
        <w:tc>
          <w:tcPr>
            <w:tcW w:w="805" w:type="dxa"/>
          </w:tcPr>
          <w:p w14:paraId="0E99CA07" w14:textId="77777777" w:rsidR="005842B5" w:rsidRDefault="005842B5" w:rsidP="00961D2C"/>
        </w:tc>
        <w:tc>
          <w:tcPr>
            <w:tcW w:w="7650" w:type="dxa"/>
          </w:tcPr>
          <w:p w14:paraId="3CE833A1" w14:textId="27055032" w:rsidR="005842B5" w:rsidRPr="005842B5" w:rsidRDefault="00000000" w:rsidP="002347D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1</m:t>
                            </m:r>
                          </m:sub>
                        </m:sSub>
                      </m:e>
                    </m:mr>
                  </m:m>
                </m:e>
              </m:d>
            </m:oMath>
            <w:r w:rsidR="002148B6">
              <w:rPr>
                <w:rFonts w:eastAsiaTheme="minorEastAsia"/>
              </w:rPr>
              <w:t>.</w:t>
            </w:r>
          </w:p>
        </w:tc>
        <w:tc>
          <w:tcPr>
            <w:tcW w:w="895" w:type="dxa"/>
            <w:vAlign w:val="center"/>
          </w:tcPr>
          <w:p w14:paraId="33116D19" w14:textId="104DCB7F" w:rsidR="005842B5" w:rsidRDefault="005842B5" w:rsidP="00961D2C">
            <w:pPr>
              <w:jc w:val="center"/>
            </w:pPr>
            <w:r>
              <w:t>Eq. 8</w:t>
            </w:r>
          </w:p>
        </w:tc>
      </w:tr>
    </w:tbl>
    <w:p w14:paraId="13245EE9" w14:textId="77777777" w:rsidR="00F030A3" w:rsidRDefault="00F030A3" w:rsidP="00693AFB">
      <w:pPr>
        <w:rPr>
          <w:rFonts w:eastAsiaTheme="minorEastAsia"/>
        </w:rPr>
      </w:pPr>
    </w:p>
    <w:p w14:paraId="74FCA600" w14:textId="4D0A0EC7" w:rsidR="00AB08D8" w:rsidRDefault="005842B5" w:rsidP="00C719D7">
      <w:pPr>
        <w:ind w:firstLine="720"/>
        <w:rPr>
          <w:rFonts w:eastAsiaTheme="minorEastAsia"/>
        </w:rPr>
      </w:pPr>
      <w:r>
        <w:rPr>
          <w:rFonts w:eastAsiaTheme="minorEastAsia"/>
        </w:rPr>
        <w:t xml:space="preserve">For the remaining seasons we </w:t>
      </w:r>
      <w:r w:rsidR="005E73EF">
        <w:rPr>
          <w:rFonts w:eastAsiaTheme="minorEastAsia"/>
        </w:rPr>
        <w:t>use</w:t>
      </w:r>
      <w:r>
        <w:rPr>
          <w:rFonts w:eastAsiaTheme="minorEastAsia"/>
        </w:rPr>
        <w:t xml:space="preserve"> a 2 x 2 matrix of transition probabilities, </w:t>
      </w:r>
      <w:r w:rsidRPr="005842B5">
        <w:rPr>
          <w:rFonts w:eastAsiaTheme="minorEastAsia"/>
          <w:b/>
          <w:bCs/>
          <w:i/>
          <w:iCs/>
        </w:rPr>
        <w:t>ϕ</w:t>
      </w:r>
      <w:r>
        <w:rPr>
          <w:rFonts w:eastAsiaTheme="minorEastAsia"/>
          <w:i/>
          <w:iCs/>
          <w:vertAlign w:val="subscript"/>
        </w:rPr>
        <w:t>t</w:t>
      </w:r>
      <w:r>
        <w:rPr>
          <w:rFonts w:eastAsiaTheme="minorEastAsia"/>
        </w:rPr>
        <w:t xml:space="preserve">, that describes how a site may move from one state to the next from </w:t>
      </w:r>
      <w:r w:rsidR="00381DB8">
        <w:rPr>
          <w:rFonts w:eastAsiaTheme="minorEastAsia"/>
        </w:rPr>
        <w:t>season</w:t>
      </w:r>
      <w:r>
        <w:rPr>
          <w:rFonts w:eastAsiaTheme="minorEastAsia"/>
        </w:rPr>
        <w:t xml:space="preserve"> </w:t>
      </w:r>
      <w:r w:rsidRPr="005842B5">
        <w:rPr>
          <w:rFonts w:eastAsiaTheme="minorEastAsia"/>
          <w:i/>
          <w:iCs/>
        </w:rPr>
        <w:t>t</w:t>
      </w:r>
      <w:r>
        <w:rPr>
          <w:rFonts w:eastAsiaTheme="minorEastAsia"/>
        </w:rPr>
        <w:t xml:space="preserve"> to </w:t>
      </w:r>
      <w:r w:rsidRPr="005842B5">
        <w:rPr>
          <w:rFonts w:eastAsiaTheme="minorEastAsia"/>
          <w:i/>
          <w:iCs/>
        </w:rPr>
        <w:t>t</w:t>
      </w:r>
      <w:r w:rsidR="007F0603">
        <w:rPr>
          <w:rFonts w:eastAsiaTheme="minorEastAsia"/>
          <w:i/>
          <w:iCs/>
        </w:rPr>
        <w:t xml:space="preserve"> + 1</w:t>
      </w:r>
      <w:r w:rsidR="00335159">
        <w:rPr>
          <w:rFonts w:eastAsiaTheme="minorEastAsia"/>
        </w:rPr>
        <w:t>.</w:t>
      </w:r>
    </w:p>
    <w:tbl>
      <w:tblPr>
        <w:tblStyle w:val="TableGrid"/>
        <w:tblW w:w="0" w:type="auto"/>
        <w:tblLook w:val="04A0" w:firstRow="1" w:lastRow="0" w:firstColumn="1" w:lastColumn="0" w:noHBand="0" w:noVBand="1"/>
      </w:tblPr>
      <w:tblGrid>
        <w:gridCol w:w="805"/>
        <w:gridCol w:w="7650"/>
        <w:gridCol w:w="895"/>
      </w:tblGrid>
      <w:tr w:rsidR="005842B5" w14:paraId="276A50DC" w14:textId="77777777" w:rsidTr="00961D2C">
        <w:tc>
          <w:tcPr>
            <w:tcW w:w="805" w:type="dxa"/>
          </w:tcPr>
          <w:p w14:paraId="5024C0AD" w14:textId="77777777" w:rsidR="005842B5" w:rsidRDefault="005842B5" w:rsidP="002347D6">
            <w:pPr>
              <w:jc w:val="center"/>
            </w:pPr>
          </w:p>
        </w:tc>
        <w:tc>
          <w:tcPr>
            <w:tcW w:w="7650" w:type="dxa"/>
          </w:tcPr>
          <w:p w14:paraId="2D0082B8" w14:textId="78B166EF" w:rsidR="005842B5" w:rsidRPr="005842B5" w:rsidRDefault="00000000" w:rsidP="002347D6">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t</m:t>
                            </m:r>
                          </m:sub>
                        </m:sSub>
                      </m:e>
                    </m:mr>
                    <m:mr>
                      <m:e>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e>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t</m:t>
                            </m:r>
                          </m:sub>
                        </m:sSub>
                      </m:e>
                    </m:mr>
                  </m:m>
                </m:e>
              </m:d>
            </m:oMath>
            <w:r w:rsidR="002148B6">
              <w:rPr>
                <w:rFonts w:eastAsiaTheme="minorEastAsia"/>
              </w:rPr>
              <w:t>.</w:t>
            </w:r>
          </w:p>
        </w:tc>
        <w:tc>
          <w:tcPr>
            <w:tcW w:w="895" w:type="dxa"/>
            <w:vAlign w:val="center"/>
          </w:tcPr>
          <w:p w14:paraId="07A38678" w14:textId="3BF0FCA7" w:rsidR="005842B5" w:rsidRDefault="005842B5" w:rsidP="00961D2C">
            <w:pPr>
              <w:jc w:val="center"/>
            </w:pPr>
            <w:r>
              <w:t xml:space="preserve">Eq. </w:t>
            </w:r>
            <w:r w:rsidR="00D659F9">
              <w:t>9</w:t>
            </w:r>
          </w:p>
        </w:tc>
      </w:tr>
    </w:tbl>
    <w:p w14:paraId="79909D72" w14:textId="77777777" w:rsidR="005842B5" w:rsidRDefault="005842B5" w:rsidP="00693AFB">
      <w:pPr>
        <w:rPr>
          <w:rFonts w:eastAsiaTheme="minorEastAsia"/>
        </w:rPr>
      </w:pPr>
    </w:p>
    <w:p w14:paraId="6B5614C5" w14:textId="20BC82CD" w:rsidR="00335159" w:rsidRDefault="00335159" w:rsidP="00C719D7">
      <w:pPr>
        <w:ind w:firstLine="720"/>
        <w:rPr>
          <w:rFonts w:eastAsiaTheme="minorEastAsia"/>
        </w:rPr>
      </w:pPr>
      <w:r>
        <w:rPr>
          <w:rFonts w:eastAsiaTheme="minorEastAsia"/>
        </w:rPr>
        <w:t xml:space="preserve">Note that rows of </w:t>
      </w:r>
      <w:r w:rsidRPr="005842B5">
        <w:rPr>
          <w:rFonts w:eastAsiaTheme="minorEastAsia"/>
          <w:b/>
          <w:bCs/>
          <w:i/>
          <w:iCs/>
        </w:rPr>
        <w:t>ϕ</w:t>
      </w:r>
      <w:r>
        <w:rPr>
          <w:rFonts w:eastAsiaTheme="minorEastAsia"/>
          <w:i/>
          <w:iCs/>
          <w:vertAlign w:val="subscript"/>
        </w:rPr>
        <w:t>t</w:t>
      </w:r>
      <w:r>
        <w:rPr>
          <w:rFonts w:eastAsiaTheme="minorEastAsia"/>
        </w:rPr>
        <w:t xml:space="preserve"> denote the occupancy state at </w:t>
      </w:r>
      <w:r>
        <w:rPr>
          <w:rFonts w:eastAsiaTheme="minorEastAsia"/>
          <w:i/>
          <w:iCs/>
        </w:rPr>
        <w:t>t</w:t>
      </w:r>
      <w:r w:rsidR="00381DB8">
        <w:rPr>
          <w:rFonts w:eastAsiaTheme="minorEastAsia"/>
        </w:rPr>
        <w:t>,</w:t>
      </w:r>
      <w:r>
        <w:rPr>
          <w:rFonts w:eastAsiaTheme="minorEastAsia"/>
        </w:rPr>
        <w:t xml:space="preserve"> columns are the occupancy state at </w:t>
      </w:r>
      <w:r>
        <w:rPr>
          <w:rFonts w:eastAsiaTheme="minorEastAsia"/>
          <w:i/>
          <w:iCs/>
        </w:rPr>
        <w:t>t</w:t>
      </w:r>
      <w:r w:rsidR="007F0603">
        <w:rPr>
          <w:rFonts w:eastAsiaTheme="minorEastAsia"/>
          <w:i/>
          <w:iCs/>
        </w:rPr>
        <w:t xml:space="preserve"> + 1</w:t>
      </w:r>
      <w:r w:rsidR="00381DB8">
        <w:rPr>
          <w:rFonts w:eastAsiaTheme="minorEastAsia"/>
        </w:rPr>
        <w:t>, and all rows sum to 1</w:t>
      </w:r>
      <w:r>
        <w:rPr>
          <w:rFonts w:eastAsiaTheme="minorEastAsia"/>
        </w:rPr>
        <w:t xml:space="preserve">. For example, </w:t>
      </w:r>
      <w:r w:rsidRPr="00335159">
        <w:rPr>
          <w:rFonts w:eastAsiaTheme="minorEastAsia"/>
          <w:i/>
          <w:iCs/>
        </w:rPr>
        <w:t>ω</w:t>
      </w:r>
      <w:r>
        <w:rPr>
          <w:rFonts w:eastAsiaTheme="minorEastAsia"/>
          <w:vertAlign w:val="subscript"/>
        </w:rPr>
        <w:t>t</w:t>
      </w:r>
      <w:r>
        <w:rPr>
          <w:rFonts w:eastAsiaTheme="minorEastAsia"/>
        </w:rPr>
        <w:t xml:space="preserve"> is the probability the species was present at </w:t>
      </w:r>
      <w:r w:rsidRPr="00335159">
        <w:rPr>
          <w:rFonts w:eastAsiaTheme="minorEastAsia"/>
          <w:i/>
          <w:iCs/>
        </w:rPr>
        <w:t>t</w:t>
      </w:r>
      <w:r>
        <w:rPr>
          <w:rFonts w:eastAsiaTheme="minorEastAsia"/>
        </w:rPr>
        <w:t xml:space="preserve"> and </w:t>
      </w:r>
      <w:r>
        <w:rPr>
          <w:rFonts w:eastAsiaTheme="minorEastAsia"/>
          <w:i/>
          <w:iCs/>
        </w:rPr>
        <w:t>t</w:t>
      </w:r>
      <w:r w:rsidR="007F0603">
        <w:rPr>
          <w:rFonts w:eastAsiaTheme="minorEastAsia"/>
          <w:i/>
          <w:iCs/>
        </w:rPr>
        <w:t xml:space="preserve"> + 1</w:t>
      </w:r>
      <w:r>
        <w:rPr>
          <w:rFonts w:eastAsiaTheme="minorEastAsia"/>
        </w:rPr>
        <w:t>, while 1 –</w:t>
      </w:r>
      <w:r w:rsidR="009312AC">
        <w:rPr>
          <w:rFonts w:eastAsiaTheme="minorEastAsia"/>
          <w:i/>
          <w:iCs/>
        </w:rPr>
        <w:t>η</w:t>
      </w:r>
      <w:r>
        <w:rPr>
          <w:rFonts w:eastAsiaTheme="minorEastAsia"/>
          <w:i/>
          <w:iCs/>
          <w:vertAlign w:val="subscript"/>
        </w:rPr>
        <w:t>t</w:t>
      </w:r>
      <w:r>
        <w:rPr>
          <w:rFonts w:eastAsiaTheme="minorEastAsia"/>
        </w:rPr>
        <w:t xml:space="preserve"> is the probability the species was not present at </w:t>
      </w:r>
      <w:r w:rsidRPr="00335159">
        <w:rPr>
          <w:rFonts w:eastAsiaTheme="minorEastAsia"/>
          <w:i/>
          <w:iCs/>
        </w:rPr>
        <w:t>t</w:t>
      </w:r>
      <w:r>
        <w:rPr>
          <w:rFonts w:eastAsiaTheme="minorEastAsia"/>
        </w:rPr>
        <w:t xml:space="preserve"> and </w:t>
      </w:r>
      <w:r w:rsidRPr="00335159">
        <w:rPr>
          <w:rFonts w:eastAsiaTheme="minorEastAsia"/>
          <w:i/>
          <w:iCs/>
        </w:rPr>
        <w:t>t</w:t>
      </w:r>
      <w:r w:rsidR="007F0603">
        <w:rPr>
          <w:rFonts w:eastAsiaTheme="minorEastAsia"/>
          <w:i/>
          <w:iCs/>
        </w:rPr>
        <w:t xml:space="preserve"> + 1</w:t>
      </w:r>
      <w:r>
        <w:rPr>
          <w:rFonts w:eastAsiaTheme="minorEastAsia"/>
        </w:rPr>
        <w:t xml:space="preserve">. </w:t>
      </w:r>
      <w:r w:rsidR="007F0603">
        <w:rPr>
          <w:rFonts w:eastAsiaTheme="minorEastAsia"/>
        </w:rPr>
        <w:t>The elements that make up</w:t>
      </w:r>
      <w:r w:rsidR="007F0603" w:rsidRPr="007F0603">
        <w:rPr>
          <w:rFonts w:eastAsiaTheme="minorEastAsia"/>
          <w:b/>
          <w:bCs/>
          <w:i/>
          <w:iCs/>
        </w:rPr>
        <w:t xml:space="preserve"> </w:t>
      </w:r>
      <w:r w:rsidR="007F0603" w:rsidRPr="005842B5">
        <w:rPr>
          <w:rFonts w:eastAsiaTheme="minorEastAsia"/>
          <w:b/>
          <w:bCs/>
          <w:i/>
          <w:iCs/>
        </w:rPr>
        <w:t>ϕ</w:t>
      </w:r>
      <w:r w:rsidR="007F0603">
        <w:rPr>
          <w:rFonts w:eastAsiaTheme="minorEastAsia"/>
          <w:i/>
          <w:iCs/>
          <w:vertAlign w:val="subscript"/>
        </w:rPr>
        <w:t>t</w:t>
      </w:r>
      <w:r w:rsidR="007F0603">
        <w:rPr>
          <w:rFonts w:eastAsiaTheme="minorEastAsia"/>
        </w:rPr>
        <w:t xml:space="preserve"> </w:t>
      </w:r>
      <w:r w:rsidR="009312AC">
        <w:rPr>
          <w:rFonts w:eastAsiaTheme="minorEastAsia"/>
        </w:rPr>
        <w:t>in Eq. 9 is the primary difference between autologistic and</w:t>
      </w:r>
      <w:r w:rsidR="007F0603">
        <w:rPr>
          <w:rFonts w:eastAsiaTheme="minorEastAsia"/>
        </w:rPr>
        <w:t xml:space="preserve"> dynamic occupancy model</w:t>
      </w:r>
      <w:r w:rsidR="009312AC">
        <w:rPr>
          <w:rFonts w:eastAsiaTheme="minorEastAsia"/>
        </w:rPr>
        <w:t>s</w:t>
      </w:r>
      <w:r w:rsidR="007F0603">
        <w:rPr>
          <w:rFonts w:eastAsiaTheme="minorEastAsia"/>
        </w:rPr>
        <w:t xml:space="preserve">.  </w:t>
      </w:r>
      <w:r>
        <w:rPr>
          <w:rFonts w:eastAsiaTheme="minorEastAsia"/>
        </w:rPr>
        <w:t xml:space="preserve">Finally, let </w:t>
      </w:r>
      <w:r w:rsidR="00F74734">
        <w:rPr>
          <w:rFonts w:eastAsiaTheme="minorEastAsia"/>
          <w:i/>
          <w:iCs/>
        </w:rPr>
        <w:t>δ</w:t>
      </w:r>
      <w:r w:rsidRPr="00335159">
        <w:rPr>
          <w:rFonts w:eastAsiaTheme="minorEastAsia"/>
          <w:b/>
          <w:bCs/>
          <w:i/>
          <w:iCs/>
          <w:vertAlign w:val="subscript"/>
        </w:rPr>
        <w:t>y</w:t>
      </w:r>
      <w:r>
        <w:rPr>
          <w:rFonts w:eastAsiaTheme="minorEastAsia"/>
          <w:b/>
          <w:bCs/>
          <w:i/>
          <w:iCs/>
          <w:vertAlign w:val="subscript"/>
        </w:rPr>
        <w:t>,t</w:t>
      </w:r>
      <w:r>
        <w:rPr>
          <w:rFonts w:eastAsiaTheme="minorEastAsia"/>
          <w:b/>
          <w:bCs/>
        </w:rPr>
        <w:t xml:space="preserve"> </w:t>
      </w:r>
      <w:r>
        <w:rPr>
          <w:rFonts w:eastAsiaTheme="minorEastAsia"/>
        </w:rPr>
        <w:t xml:space="preserve">be a column vector that contains the probability you would observe detection history </w:t>
      </w:r>
      <w:r w:rsidRPr="00335159">
        <w:rPr>
          <w:rFonts w:eastAsiaTheme="minorEastAsia"/>
          <w:b/>
          <w:bCs/>
        </w:rPr>
        <w:t>y</w:t>
      </w:r>
      <w:r>
        <w:rPr>
          <w:rFonts w:eastAsiaTheme="minorEastAsia"/>
          <w:vertAlign w:val="subscript"/>
        </w:rPr>
        <w:t xml:space="preserve">t,1:J </w:t>
      </w:r>
      <w:r>
        <w:rPr>
          <w:rFonts w:eastAsiaTheme="minorEastAsia"/>
        </w:rPr>
        <w:t xml:space="preserve">on </w:t>
      </w:r>
      <w:r w:rsidR="00381DB8">
        <w:rPr>
          <w:rFonts w:eastAsiaTheme="minorEastAsia"/>
        </w:rPr>
        <w:t>season</w:t>
      </w:r>
      <w:r>
        <w:rPr>
          <w:rFonts w:eastAsiaTheme="minorEastAsia"/>
        </w:rPr>
        <w:t xml:space="preserve"> </w:t>
      </w:r>
      <w:r>
        <w:rPr>
          <w:rFonts w:eastAsiaTheme="minorEastAsia"/>
          <w:i/>
          <w:iCs/>
        </w:rPr>
        <w:t>t</w:t>
      </w:r>
      <w:r w:rsidR="006C696E">
        <w:rPr>
          <w:rFonts w:eastAsiaTheme="minorEastAsia"/>
        </w:rPr>
        <w:t>, conditional on the occupancy state</w:t>
      </w:r>
      <w:r>
        <w:rPr>
          <w:rFonts w:eastAsiaTheme="minorEastAsia"/>
        </w:rPr>
        <w:t xml:space="preserve">. </w:t>
      </w:r>
      <w:r w:rsidR="006C696E">
        <w:rPr>
          <w:rFonts w:eastAsiaTheme="minorEastAsia"/>
        </w:rPr>
        <w:t xml:space="preserve">While this is not how </w:t>
      </w:r>
      <w:r w:rsidR="006C696E" w:rsidRPr="006C696E">
        <w:rPr>
          <w:rFonts w:ascii="Lucida Console" w:eastAsiaTheme="minorEastAsia" w:hAnsi="Lucida Console"/>
        </w:rPr>
        <w:t>autoOcc</w:t>
      </w:r>
      <w:r w:rsidR="006C696E">
        <w:rPr>
          <w:rFonts w:eastAsiaTheme="minorEastAsia"/>
        </w:rPr>
        <w:t xml:space="preserve"> handles this component of the model, it may help to imagine </w:t>
      </w:r>
      <w:r w:rsidR="00F74734">
        <w:rPr>
          <w:rFonts w:eastAsiaTheme="minorEastAsia"/>
          <w:i/>
          <w:iCs/>
        </w:rPr>
        <w:t>δ</w:t>
      </w:r>
      <w:r w:rsidR="006C696E" w:rsidRPr="00335159">
        <w:rPr>
          <w:rFonts w:eastAsiaTheme="minorEastAsia"/>
          <w:b/>
          <w:bCs/>
          <w:i/>
          <w:iCs/>
          <w:vertAlign w:val="subscript"/>
        </w:rPr>
        <w:t>y</w:t>
      </w:r>
      <w:r w:rsidR="006C696E">
        <w:rPr>
          <w:rFonts w:eastAsiaTheme="minorEastAsia"/>
          <w:b/>
          <w:bCs/>
          <w:i/>
          <w:iCs/>
          <w:vertAlign w:val="subscript"/>
        </w:rPr>
        <w:t>,t</w:t>
      </w:r>
      <w:r w:rsidR="006C696E">
        <w:rPr>
          <w:rFonts w:eastAsiaTheme="minorEastAsia"/>
          <w:b/>
          <w:bCs/>
        </w:rPr>
        <w:t xml:space="preserve"> </w:t>
      </w:r>
      <w:r w:rsidR="006C696E">
        <w:rPr>
          <w:rFonts w:eastAsiaTheme="minorEastAsia"/>
        </w:rPr>
        <w:t>as a</w:t>
      </w:r>
      <w:r w:rsidR="009312AC">
        <w:rPr>
          <w:rFonts w:eastAsiaTheme="minorEastAsia"/>
        </w:rPr>
        <w:t xml:space="preserve"> matrix</w:t>
      </w:r>
      <w:r w:rsidR="006C696E">
        <w:rPr>
          <w:rFonts w:eastAsiaTheme="minorEastAsia"/>
        </w:rPr>
        <w:t xml:space="preserve"> of column vectors with a number of columns equal to the total number of possible detection histories</w:t>
      </w:r>
      <w:r w:rsidR="00381DB8">
        <w:rPr>
          <w:rFonts w:eastAsiaTheme="minorEastAsia"/>
        </w:rPr>
        <w:t>. When considered in this way,</w:t>
      </w:r>
      <w:r w:rsidR="006C696E">
        <w:rPr>
          <w:rFonts w:eastAsiaTheme="minorEastAsia"/>
        </w:rPr>
        <w:t xml:space="preserve"> </w:t>
      </w:r>
      <w:r w:rsidR="006C696E" w:rsidRPr="00335159">
        <w:rPr>
          <w:rFonts w:eastAsiaTheme="minorEastAsia"/>
          <w:b/>
          <w:bCs/>
        </w:rPr>
        <w:t>y</w:t>
      </w:r>
      <w:r w:rsidR="006C696E">
        <w:rPr>
          <w:rFonts w:eastAsiaTheme="minorEastAsia"/>
          <w:vertAlign w:val="subscript"/>
        </w:rPr>
        <w:t>t,1:J</w:t>
      </w:r>
      <w:r w:rsidR="006C696E">
        <w:rPr>
          <w:rFonts w:eastAsiaTheme="minorEastAsia"/>
        </w:rPr>
        <w:t xml:space="preserve"> indexes the appropriate column</w:t>
      </w:r>
      <w:r w:rsidR="00381DB8">
        <w:rPr>
          <w:rFonts w:eastAsiaTheme="minorEastAsia"/>
        </w:rPr>
        <w:t xml:space="preserve"> vector</w:t>
      </w:r>
      <w:r w:rsidR="006603C9">
        <w:rPr>
          <w:rFonts w:eastAsiaTheme="minorEastAsia"/>
        </w:rPr>
        <w:t xml:space="preserve"> that matches </w:t>
      </w:r>
      <w:r w:rsidR="005E73EF">
        <w:rPr>
          <w:rFonts w:eastAsiaTheme="minorEastAsia"/>
        </w:rPr>
        <w:t>its</w:t>
      </w:r>
      <w:r w:rsidR="006603C9">
        <w:rPr>
          <w:rFonts w:eastAsiaTheme="minorEastAsia"/>
        </w:rPr>
        <w:t xml:space="preserve"> detection history</w:t>
      </w:r>
      <w:r w:rsidR="00381DB8">
        <w:rPr>
          <w:rFonts w:eastAsiaTheme="minorEastAsia"/>
        </w:rPr>
        <w:t xml:space="preserve"> to </w:t>
      </w:r>
      <w:r w:rsidR="002148B6">
        <w:rPr>
          <w:rFonts w:eastAsiaTheme="minorEastAsia"/>
        </w:rPr>
        <w:t xml:space="preserve">index </w:t>
      </w:r>
      <w:r w:rsidR="00381DB8">
        <w:rPr>
          <w:rFonts w:eastAsiaTheme="minorEastAsia"/>
        </w:rPr>
        <w:t>the correct detection probabilities</w:t>
      </w:r>
      <w:r w:rsidR="006C696E">
        <w:rPr>
          <w:rFonts w:eastAsiaTheme="minorEastAsia"/>
        </w:rPr>
        <w:t xml:space="preserve">.  </w:t>
      </w:r>
      <w:r w:rsidR="00381DB8">
        <w:rPr>
          <w:rFonts w:eastAsiaTheme="minorEastAsia"/>
        </w:rPr>
        <w:t>Two</w:t>
      </w:r>
      <w:r w:rsidR="006C696E">
        <w:rPr>
          <w:rFonts w:eastAsiaTheme="minorEastAsia"/>
        </w:rPr>
        <w:t xml:space="preserve"> examples of these</w:t>
      </w:r>
      <w:r w:rsidR="00E1425E">
        <w:rPr>
          <w:rFonts w:eastAsiaTheme="minorEastAsia"/>
        </w:rPr>
        <w:t xml:space="preserve"> column vectors </w:t>
      </w:r>
      <w:r w:rsidR="00AD1D4A">
        <w:rPr>
          <w:rFonts w:eastAsiaTheme="minorEastAsia"/>
        </w:rPr>
        <w:t>are</w:t>
      </w:r>
    </w:p>
    <w:tbl>
      <w:tblPr>
        <w:tblStyle w:val="TableGrid"/>
        <w:tblW w:w="0" w:type="auto"/>
        <w:tblLook w:val="04A0" w:firstRow="1" w:lastRow="0" w:firstColumn="1" w:lastColumn="0" w:noHBand="0" w:noVBand="1"/>
      </w:tblPr>
      <w:tblGrid>
        <w:gridCol w:w="805"/>
        <w:gridCol w:w="7650"/>
        <w:gridCol w:w="895"/>
      </w:tblGrid>
      <w:tr w:rsidR="00D659F9" w14:paraId="497C1063" w14:textId="77777777" w:rsidTr="00961D2C">
        <w:tc>
          <w:tcPr>
            <w:tcW w:w="805" w:type="dxa"/>
          </w:tcPr>
          <w:p w14:paraId="08DFA838" w14:textId="77777777" w:rsidR="00D659F9" w:rsidRDefault="00D659F9" w:rsidP="00961D2C"/>
        </w:tc>
        <w:tc>
          <w:tcPr>
            <w:tcW w:w="7650" w:type="dxa"/>
          </w:tcPr>
          <w:p w14:paraId="36235688" w14:textId="77777777" w:rsidR="002148B6" w:rsidRPr="00411B2F" w:rsidRDefault="00000000" w:rsidP="00F74734">
            <w:pPr>
              <w:rPr>
                <w:rFonts w:eastAsiaTheme="minorEastAsia"/>
                <w:iCs/>
              </w:rPr>
            </w:pPr>
            <m:oMathPara>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110,t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t,2</m:t>
                              </m:r>
                            </m:sub>
                          </m:sSub>
                          <m:d>
                            <m:dPr>
                              <m:ctrlPr>
                                <w:rPr>
                                  <w:rFonts w:ascii="Cambria Math" w:eastAsiaTheme="minorEastAsia" w:hAnsi="Cambria Math"/>
                                  <w:i/>
                                </w:rPr>
                              </m:ctrlPr>
                            </m:dPr>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t,3</m:t>
                                  </m:r>
                                </m:sub>
                              </m:sSub>
                            </m:e>
                          </m:d>
                        </m:e>
                      </m:mr>
                      <m:mr>
                        <m:e>
                          <m:r>
                            <w:rPr>
                              <w:rFonts w:ascii="Cambria Math" w:eastAsiaTheme="minorEastAsia" w:hAnsi="Cambria Math"/>
                            </w:rPr>
                            <m:t>0</m:t>
                          </m:r>
                        </m:e>
                      </m:mr>
                    </m:m>
                  </m:e>
                </m:d>
                <m:r>
                  <m:rPr>
                    <m:sty m:val="p"/>
                  </m:rPr>
                  <w:rPr>
                    <w:rFonts w:eastAsiaTheme="minorEastAsia"/>
                  </w:rPr>
                  <w:br/>
                </m:r>
              </m:oMath>
            </m:oMathPara>
          </w:p>
          <w:p w14:paraId="4A522DB3" w14:textId="77405953" w:rsidR="002148B6" w:rsidRDefault="002148B6" w:rsidP="00411B2F">
            <w:pPr>
              <w:jc w:val="center"/>
              <w:rPr>
                <w:rFonts w:eastAsiaTheme="minorEastAsia"/>
                <w:iCs/>
              </w:rPr>
            </w:pPr>
            <w:r>
              <w:rPr>
                <w:rFonts w:eastAsiaTheme="minorEastAsia"/>
                <w:iCs/>
              </w:rPr>
              <w:t>and</w:t>
            </w:r>
            <w:r w:rsidR="002347D6">
              <w:rPr>
                <w:rFonts w:eastAsiaTheme="minorEastAsia"/>
                <w:iCs/>
              </w:rPr>
              <w:br/>
            </w:r>
          </w:p>
          <w:p w14:paraId="62525A04" w14:textId="09F2FFF6" w:rsidR="00F74734" w:rsidRPr="00F74734" w:rsidRDefault="00000000" w:rsidP="00411B2F">
            <w:pPr>
              <w:jc w:val="center"/>
              <w:rPr>
                <w:rFonts w:eastAsiaTheme="minorEastAsia"/>
              </w:rPr>
            </w:pPr>
            <m:oMath>
              <m:sSub>
                <m:sSubPr>
                  <m:ctrlPr>
                    <w:rPr>
                      <w:rFonts w:ascii="Cambria Math" w:eastAsiaTheme="minorEastAsia" w:hAnsi="Cambria Math"/>
                      <w:iCs/>
                    </w:rPr>
                  </m:ctrlPr>
                </m:sSubPr>
                <m:e>
                  <m:r>
                    <w:rPr>
                      <w:rFonts w:ascii="Cambria Math" w:eastAsiaTheme="minorEastAsia" w:hAnsi="Cambria Math"/>
                    </w:rPr>
                    <m:t>δ</m:t>
                  </m:r>
                </m:e>
                <m:sub>
                  <m:r>
                    <m:rPr>
                      <m:sty m:val="p"/>
                    </m:rPr>
                    <w:rPr>
                      <w:rFonts w:ascii="Cambria Math" w:eastAsiaTheme="minorEastAsia" w:hAnsi="Cambria Math"/>
                    </w:rPr>
                    <m:t>000,t</m:t>
                  </m:r>
                </m:sub>
              </m:sSub>
              <m:r>
                <m:rPr>
                  <m:aln/>
                </m:rP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3</m:t>
                            </m:r>
                          </m:sup>
                          <m:e>
                            <m:r>
                              <w:rPr>
                                <w:rFonts w:ascii="Cambria Math" w:eastAsiaTheme="minorEastAsia" w:hAnsi="Cambria Math"/>
                              </w:rPr>
                              <m:t>(1 -</m:t>
                            </m:r>
                            <m:sSub>
                              <m:sSubPr>
                                <m:ctrlPr>
                                  <w:rPr>
                                    <w:rFonts w:ascii="Cambria Math" w:eastAsiaTheme="minorEastAsia" w:hAnsi="Cambria Math"/>
                                    <w:i/>
                                  </w:rPr>
                                </m:ctrlPr>
                              </m:sSubPr>
                              <m:e>
                                <m:r>
                                  <w:rPr>
                                    <w:rFonts w:ascii="Cambria Math" w:eastAsiaTheme="minorEastAsia" w:hAnsi="Cambria Math"/>
                                  </w:rPr>
                                  <m:t xml:space="preserve"> p</m:t>
                                </m:r>
                              </m:e>
                              <m:sub>
                                <m:r>
                                  <w:rPr>
                                    <w:rFonts w:ascii="Cambria Math" w:eastAsiaTheme="minorEastAsia" w:hAnsi="Cambria Math"/>
                                  </w:rPr>
                                  <m:t>t,j</m:t>
                                </m:r>
                              </m:sub>
                            </m:sSub>
                            <m:r>
                              <w:rPr>
                                <w:rFonts w:ascii="Cambria Math" w:eastAsiaTheme="minorEastAsia" w:hAnsi="Cambria Math"/>
                              </w:rPr>
                              <m:t>)</m:t>
                            </m:r>
                          </m:e>
                        </m:nary>
                      </m:e>
                    </m:mr>
                    <m:mr>
                      <m:e>
                        <m:r>
                          <w:rPr>
                            <w:rFonts w:ascii="Cambria Math" w:eastAsiaTheme="minorEastAsia" w:hAnsi="Cambria Math"/>
                          </w:rPr>
                          <m:t>1</m:t>
                        </m:r>
                      </m:e>
                    </m:mr>
                  </m:m>
                </m:e>
              </m:d>
            </m:oMath>
            <w:r w:rsidR="002148B6">
              <w:rPr>
                <w:rFonts w:eastAsiaTheme="minorEastAsia"/>
              </w:rPr>
              <w:t>.</w:t>
            </w:r>
          </w:p>
          <w:p w14:paraId="07452C69" w14:textId="66E2CA68" w:rsidR="00F74734" w:rsidRPr="005842B5" w:rsidRDefault="00F74734" w:rsidP="00961D2C">
            <w:pPr>
              <w:rPr>
                <w:rFonts w:eastAsiaTheme="minorEastAsia"/>
              </w:rPr>
            </w:pPr>
          </w:p>
        </w:tc>
        <w:tc>
          <w:tcPr>
            <w:tcW w:w="895" w:type="dxa"/>
            <w:vAlign w:val="center"/>
          </w:tcPr>
          <w:p w14:paraId="03C5773D" w14:textId="59A68C4C" w:rsidR="00D659F9" w:rsidRDefault="00D659F9" w:rsidP="00961D2C">
            <w:pPr>
              <w:jc w:val="center"/>
            </w:pPr>
            <w:r>
              <w:lastRenderedPageBreak/>
              <w:t xml:space="preserve">Eq. </w:t>
            </w:r>
            <w:r w:rsidR="00F74734">
              <w:t>10</w:t>
            </w:r>
          </w:p>
        </w:tc>
      </w:tr>
    </w:tbl>
    <w:p w14:paraId="25AA1476" w14:textId="77777777" w:rsidR="00D659F9" w:rsidRDefault="00D659F9" w:rsidP="00693AFB">
      <w:pPr>
        <w:rPr>
          <w:rFonts w:eastAsiaTheme="minorEastAsia"/>
        </w:rPr>
      </w:pPr>
    </w:p>
    <w:p w14:paraId="51AAD0AB" w14:textId="498161D1" w:rsidR="005A6D8B" w:rsidRDefault="00220A3C" w:rsidP="00C719D7">
      <w:pPr>
        <w:ind w:firstLine="720"/>
        <w:rPr>
          <w:rFonts w:eastAsiaTheme="minorEastAsia"/>
        </w:rPr>
      </w:pPr>
      <w:r>
        <w:rPr>
          <w:rFonts w:eastAsiaTheme="minorEastAsia"/>
        </w:rPr>
        <w:t>T</w:t>
      </w:r>
      <w:r w:rsidR="00626652">
        <w:rPr>
          <w:rFonts w:eastAsiaTheme="minorEastAsia"/>
        </w:rPr>
        <w:t xml:space="preserve">he second element of each column vector takes either the value 0 if the species was detected at least once across surveys during a season or 1 if the species was not detected. With those three components the probability of observing a given detection history </w:t>
      </w:r>
      <w:r>
        <w:rPr>
          <w:rFonts w:eastAsiaTheme="minorEastAsia"/>
        </w:rPr>
        <w:t>i</w:t>
      </w:r>
      <w:r w:rsidR="00626652">
        <w:rPr>
          <w:rFonts w:eastAsiaTheme="minorEastAsia"/>
        </w:rPr>
        <w:t>s</w:t>
      </w:r>
    </w:p>
    <w:tbl>
      <w:tblPr>
        <w:tblStyle w:val="TableGrid"/>
        <w:tblW w:w="0" w:type="auto"/>
        <w:tblLook w:val="04A0" w:firstRow="1" w:lastRow="0" w:firstColumn="1" w:lastColumn="0" w:noHBand="0" w:noVBand="1"/>
      </w:tblPr>
      <w:tblGrid>
        <w:gridCol w:w="805"/>
        <w:gridCol w:w="7650"/>
        <w:gridCol w:w="895"/>
      </w:tblGrid>
      <w:tr w:rsidR="00626652" w14:paraId="4539CC90" w14:textId="77777777" w:rsidTr="0075472A">
        <w:tc>
          <w:tcPr>
            <w:tcW w:w="805" w:type="dxa"/>
          </w:tcPr>
          <w:p w14:paraId="382DC38A" w14:textId="77777777" w:rsidR="00626652" w:rsidRDefault="00626652" w:rsidP="0075472A"/>
        </w:tc>
        <w:tc>
          <w:tcPr>
            <w:tcW w:w="7650" w:type="dxa"/>
          </w:tcPr>
          <w:p w14:paraId="4EB3469F" w14:textId="40415341" w:rsidR="00626652" w:rsidRPr="00F74734" w:rsidRDefault="007F0603" w:rsidP="002347D6">
            <w:pPr>
              <w:jc w:val="center"/>
              <w:rPr>
                <w:rFonts w:eastAsiaTheme="minorEastAsia"/>
              </w:rPr>
            </w:pPr>
            <m:oMath>
              <m:r>
                <w:rPr>
                  <w:rFonts w:ascii="Cambria Math" w:eastAsiaTheme="minorEastAsia" w:hAnsi="Cambria Math"/>
                </w:rPr>
                <m:t>Pr(</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0</m:t>
                  </m:r>
                </m:sub>
              </m:sSub>
              <m:nary>
                <m:naryPr>
                  <m:chr m:val="∏"/>
                  <m:limLoc m:val="undOvr"/>
                  <m:ctrlPr>
                    <w:rPr>
                      <w:rFonts w:ascii="Cambria Math" w:eastAsiaTheme="minorEastAsia" w:hAnsi="Cambria Math"/>
                      <w:i/>
                    </w:rPr>
                  </m:ctrlPr>
                </m:naryPr>
                <m:sub>
                  <m:r>
                    <w:rPr>
                      <w:rFonts w:ascii="Cambria Math" w:eastAsiaTheme="minorEastAsia" w:hAnsi="Cambria Math"/>
                    </w:rPr>
                    <m:t>t = 1</m:t>
                  </m:r>
                </m:sub>
                <m:sup>
                  <m:r>
                    <w:rPr>
                      <w:rFonts w:ascii="Cambria Math" w:eastAsiaTheme="minorEastAsia" w:hAnsi="Cambria Math"/>
                    </w:rPr>
                    <m:t>T - 1</m:t>
                  </m:r>
                </m:sup>
                <m:e>
                  <m:r>
                    <w:rPr>
                      <w:rFonts w:ascii="Cambria Math" w:eastAsiaTheme="minorEastAsia" w:hAnsi="Cambria Math"/>
                    </w:rPr>
                    <m:t>D(</m:t>
                  </m:r>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t</m:t>
                      </m:r>
                    </m:sub>
                  </m:sSub>
                  <m:sSub>
                    <m:sSubPr>
                      <m:ctrlPr>
                        <w:rPr>
                          <w:rFonts w:ascii="Cambria Math" w:eastAsiaTheme="minorEastAsia" w:hAnsi="Cambria Math"/>
                          <w:i/>
                        </w:rPr>
                      </m:ctrlPr>
                    </m:sSubPr>
                    <m:e>
                      <m:r>
                        <m:rPr>
                          <m:sty m:val="bi"/>
                        </m:rPr>
                        <w:rPr>
                          <w:rFonts w:ascii="Cambria Math" w:eastAsiaTheme="minorEastAsia" w:hAnsi="Cambria Math"/>
                        </w:rPr>
                        <m:t>δ</m:t>
                      </m:r>
                    </m:e>
                    <m:sub>
                      <m:r>
                        <w:rPr>
                          <w:rFonts w:ascii="Cambria Math" w:eastAsiaTheme="minorEastAsia" w:hAnsi="Cambria Math"/>
                        </w:rPr>
                        <m:t>y,T</m:t>
                      </m:r>
                    </m:sub>
                  </m:sSub>
                </m:e>
              </m:nary>
            </m:oMath>
            <w:r w:rsidR="00321820">
              <w:rPr>
                <w:rFonts w:eastAsiaTheme="minorEastAsia"/>
              </w:rPr>
              <w:t>.</w:t>
            </w:r>
          </w:p>
          <w:p w14:paraId="4EA91229" w14:textId="77777777" w:rsidR="00626652" w:rsidRPr="005842B5" w:rsidRDefault="00626652" w:rsidP="0075472A">
            <w:pPr>
              <w:rPr>
                <w:rFonts w:eastAsiaTheme="minorEastAsia"/>
              </w:rPr>
            </w:pPr>
          </w:p>
        </w:tc>
        <w:tc>
          <w:tcPr>
            <w:tcW w:w="895" w:type="dxa"/>
            <w:vAlign w:val="center"/>
          </w:tcPr>
          <w:p w14:paraId="472A84E9" w14:textId="4F94CCEE" w:rsidR="00626652" w:rsidRDefault="00626652" w:rsidP="0075472A">
            <w:pPr>
              <w:jc w:val="center"/>
            </w:pPr>
            <w:r>
              <w:t>Eq. 11</w:t>
            </w:r>
          </w:p>
        </w:tc>
      </w:tr>
    </w:tbl>
    <w:p w14:paraId="0E2EE5AD" w14:textId="77777777" w:rsidR="00626652" w:rsidRDefault="00626652" w:rsidP="00693AFB">
      <w:pPr>
        <w:rPr>
          <w:rFonts w:eastAsiaTheme="minorEastAsia"/>
        </w:rPr>
      </w:pPr>
    </w:p>
    <w:p w14:paraId="4FE0E075" w14:textId="46F215A3" w:rsidR="00993373" w:rsidRDefault="00993373" w:rsidP="00C719D7">
      <w:pPr>
        <w:ind w:firstLine="720"/>
        <w:rPr>
          <w:rFonts w:eastAsiaTheme="minorEastAsia"/>
        </w:rPr>
      </w:pPr>
      <w:r>
        <w:rPr>
          <w:rFonts w:eastAsiaTheme="minorEastAsia"/>
        </w:rPr>
        <w:t>In Eq. 11, the D(</w:t>
      </w:r>
      <w:r w:rsidRPr="00993373">
        <w:rPr>
          <w:rFonts w:eastAsiaTheme="minorEastAsia"/>
          <w:b/>
          <w:bCs/>
          <w:i/>
          <w:iCs/>
        </w:rPr>
        <w:t>δ</w:t>
      </w:r>
      <w:r w:rsidRPr="00993373">
        <w:rPr>
          <w:rFonts w:eastAsiaTheme="minorEastAsia"/>
          <w:i/>
          <w:iCs/>
          <w:vertAlign w:val="subscript"/>
        </w:rPr>
        <w:t>y,t</w:t>
      </w:r>
      <w:r>
        <w:rPr>
          <w:rFonts w:eastAsiaTheme="minorEastAsia"/>
        </w:rPr>
        <w:t>) function indicates that the elements in the column vector</w:t>
      </w:r>
      <w:r w:rsidR="00BF245B">
        <w:rPr>
          <w:rFonts w:eastAsiaTheme="minorEastAsia"/>
        </w:rPr>
        <w:t xml:space="preserve"> of</w:t>
      </w:r>
      <w:r>
        <w:rPr>
          <w:rFonts w:eastAsiaTheme="minorEastAsia"/>
        </w:rPr>
        <w:t xml:space="preserve"> </w:t>
      </w:r>
      <w:r w:rsidRPr="00993373">
        <w:rPr>
          <w:rFonts w:eastAsiaTheme="minorEastAsia"/>
          <w:b/>
          <w:bCs/>
          <w:i/>
          <w:iCs/>
        </w:rPr>
        <w:t>δ</w:t>
      </w:r>
      <w:r w:rsidRPr="00993373">
        <w:rPr>
          <w:rFonts w:eastAsiaTheme="minorEastAsia"/>
          <w:i/>
          <w:iCs/>
          <w:vertAlign w:val="subscript"/>
        </w:rPr>
        <w:t>y,t</w:t>
      </w:r>
      <w:r>
        <w:rPr>
          <w:rFonts w:eastAsiaTheme="minorEastAsia"/>
        </w:rPr>
        <w:t xml:space="preserve"> are placed along the main diagonal of a diagonal matrix. This transformation is done to ensure that all the elements of Eq. 11 are conformable and that the appropriate likelihood is calculated. </w:t>
      </w:r>
      <w:r w:rsidR="00A44E9F">
        <w:rPr>
          <w:rFonts w:eastAsiaTheme="minorEastAsia"/>
        </w:rPr>
        <w:t>Because</w:t>
      </w:r>
      <w:r w:rsidR="00F54C92">
        <w:rPr>
          <w:rFonts w:eastAsiaTheme="minorEastAsia"/>
        </w:rPr>
        <w:t xml:space="preserve"> Eq. 11 is the probability of one detection history, the model likelihood is</w:t>
      </w:r>
      <w:r>
        <w:rPr>
          <w:rFonts w:eastAsiaTheme="minorEastAsia"/>
        </w:rPr>
        <w:t xml:space="preserve"> </w:t>
      </w:r>
    </w:p>
    <w:tbl>
      <w:tblPr>
        <w:tblStyle w:val="TableGrid"/>
        <w:tblW w:w="0" w:type="auto"/>
        <w:tblLook w:val="04A0" w:firstRow="1" w:lastRow="0" w:firstColumn="1" w:lastColumn="0" w:noHBand="0" w:noVBand="1"/>
      </w:tblPr>
      <w:tblGrid>
        <w:gridCol w:w="805"/>
        <w:gridCol w:w="7650"/>
        <w:gridCol w:w="895"/>
      </w:tblGrid>
      <w:tr w:rsidR="00F54C92" w14:paraId="631891AC" w14:textId="77777777" w:rsidTr="0075472A">
        <w:tc>
          <w:tcPr>
            <w:tcW w:w="805" w:type="dxa"/>
          </w:tcPr>
          <w:p w14:paraId="18E06775" w14:textId="77777777" w:rsidR="00F54C92" w:rsidRDefault="00F54C92" w:rsidP="0075472A"/>
        </w:tc>
        <w:tc>
          <w:tcPr>
            <w:tcW w:w="7650" w:type="dxa"/>
          </w:tcPr>
          <w:p w14:paraId="73EDB104" w14:textId="52151A34" w:rsidR="00F54C92" w:rsidRPr="00F74734" w:rsidRDefault="00F54C92" w:rsidP="0075472A">
            <w:pPr>
              <w:rPr>
                <w:rFonts w:eastAsiaTheme="minorEastAsia"/>
              </w:rPr>
            </w:pPr>
            <m:oMathPara>
              <m:oMath>
                <m:r>
                  <m:rPr>
                    <m:scr m:val="script"/>
                  </m:rPr>
                  <w:rPr>
                    <w:rFonts w:ascii="Cambria Math" w:eastAsiaTheme="minorEastAsia" w:hAnsi="Cambria Math"/>
                  </w:rPr>
                  <m:t>L(</m:t>
                </m:r>
                <m:r>
                  <m:rPr>
                    <m:sty m:val="bi"/>
                  </m:rPr>
                  <w:rPr>
                    <w:rFonts w:ascii="Cambria Math" w:eastAsiaTheme="minorEastAsia" w:hAnsi="Cambria Math"/>
                  </w:rPr>
                  <m:t>ψ</m:t>
                </m:r>
                <m:r>
                  <w:rPr>
                    <w:rFonts w:ascii="Cambria Math" w:eastAsiaTheme="minorEastAsia" w:hAnsi="Cambria Math"/>
                  </w:rPr>
                  <m:t>,</m:t>
                </m:r>
                <m:r>
                  <m:rPr>
                    <m:sty m:val="bi"/>
                  </m:rPr>
                  <w:rPr>
                    <w:rFonts w:ascii="Cambria Math" w:eastAsiaTheme="minorEastAsia" w:hAnsi="Cambria Math"/>
                  </w:rPr>
                  <m:t>ω</m:t>
                </m:r>
                <m:r>
                  <w:rPr>
                    <w:rFonts w:ascii="Cambria Math" w:eastAsiaTheme="minorEastAsia" w:hAnsi="Cambria Math"/>
                  </w:rPr>
                  <m:t>,</m:t>
                </m:r>
                <m:r>
                  <m:rPr>
                    <m:sty m:val="bi"/>
                  </m:rPr>
                  <w:rPr>
                    <w:rFonts w:ascii="Cambria Math" w:eastAsiaTheme="minorEastAsia" w:hAnsi="Cambria Math"/>
                  </w:rPr>
                  <m:t xml:space="preserve">p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 = 1</m:t>
                    </m:r>
                  </m:sub>
                  <m:sup>
                    <m:r>
                      <w:rPr>
                        <w:rFonts w:ascii="Cambria Math" w:eastAsiaTheme="minorEastAsia" w:hAnsi="Cambria Math"/>
                      </w:rPr>
                      <m:t>I</m:t>
                    </m:r>
                  </m:sup>
                  <m:e>
                    <m:func>
                      <m:funcPr>
                        <m:ctrlPr>
                          <w:rPr>
                            <w:rFonts w:ascii="Cambria Math" w:eastAsiaTheme="minorEastAsia" w:hAnsi="Cambria Math"/>
                          </w:rPr>
                        </m:ctrlPr>
                      </m:funcPr>
                      <m:fName>
                        <m:r>
                          <m:rPr>
                            <m:sty m:val="p"/>
                          </m:rPr>
                          <w:rPr>
                            <w:rFonts w:ascii="Cambria Math" w:eastAsiaTheme="minorEastAsia" w:hAnsi="Cambria Math"/>
                          </w:rPr>
                          <m:t>Pr</m:t>
                        </m:r>
                      </m:fName>
                      <m:e>
                        <m:d>
                          <m:dPr>
                            <m:ctrlPr>
                              <w:rPr>
                                <w:rFonts w:ascii="Cambria Math" w:eastAsiaTheme="minorEastAsia" w:hAnsi="Cambria Math"/>
                                <w:i/>
                              </w:rPr>
                            </m:ctrlPr>
                          </m:dPr>
                          <m:e>
                            <m:sSub>
                              <m:sSubPr>
                                <m:ctrlPr>
                                  <w:rPr>
                                    <w:rFonts w:ascii="Cambria Math" w:eastAsiaTheme="minorEastAsia" w:hAnsi="Cambria Math"/>
                                    <w:i/>
                                  </w:rPr>
                                </m:ctrlPr>
                              </m:sSubPr>
                              <m:e>
                                <m:r>
                                  <m:rPr>
                                    <m:sty m:val="bi"/>
                                  </m:rPr>
                                  <w:rPr>
                                    <w:rFonts w:ascii="Cambria Math" w:eastAsiaTheme="minorEastAsia" w:hAnsi="Cambria Math"/>
                                  </w:rPr>
                                  <m:t>y</m:t>
                                </m:r>
                              </m:e>
                              <m:sub>
                                <m:r>
                                  <w:rPr>
                                    <w:rFonts w:ascii="Cambria Math" w:eastAsiaTheme="minorEastAsia" w:hAnsi="Cambria Math"/>
                                  </w:rPr>
                                  <m:t>i</m:t>
                                </m:r>
                              </m:sub>
                            </m:sSub>
                          </m:e>
                        </m:d>
                      </m:e>
                    </m:func>
                  </m:e>
                </m:nary>
                <m:r>
                  <w:rPr>
                    <w:rFonts w:ascii="Cambria Math" w:eastAsiaTheme="minorEastAsia" w:hAnsi="Cambria Math"/>
                  </w:rPr>
                  <m:t>.</m:t>
                </m:r>
                <m:r>
                  <w:rPr>
                    <w:rFonts w:ascii="Cambria Math" w:eastAsiaTheme="minorEastAsia" w:hAnsi="Cambria Math"/>
                  </w:rPr>
                  <m:t xml:space="preserve">  </m:t>
                </m:r>
              </m:oMath>
            </m:oMathPara>
          </w:p>
          <w:p w14:paraId="00ACEB88" w14:textId="77777777" w:rsidR="00F54C92" w:rsidRPr="005842B5" w:rsidRDefault="00F54C92" w:rsidP="0075472A">
            <w:pPr>
              <w:rPr>
                <w:rFonts w:eastAsiaTheme="minorEastAsia"/>
              </w:rPr>
            </w:pPr>
          </w:p>
        </w:tc>
        <w:tc>
          <w:tcPr>
            <w:tcW w:w="895" w:type="dxa"/>
            <w:vAlign w:val="center"/>
          </w:tcPr>
          <w:p w14:paraId="04D4644D" w14:textId="57D9F305" w:rsidR="00F54C92" w:rsidRDefault="00F54C92" w:rsidP="0075472A">
            <w:pPr>
              <w:jc w:val="center"/>
            </w:pPr>
            <w:r>
              <w:t>Eq. 12</w:t>
            </w:r>
          </w:p>
        </w:tc>
      </w:tr>
    </w:tbl>
    <w:p w14:paraId="4B83C319" w14:textId="77777777" w:rsidR="00F54C92" w:rsidRDefault="00F54C92" w:rsidP="00693AFB">
      <w:pPr>
        <w:rPr>
          <w:rFonts w:eastAsiaTheme="minorEastAsia"/>
        </w:rPr>
      </w:pPr>
    </w:p>
    <w:p w14:paraId="677DFC14" w14:textId="50395286" w:rsidR="00993373" w:rsidRDefault="00F54C92" w:rsidP="00C719D7">
      <w:pPr>
        <w:ind w:firstLine="720"/>
        <w:rPr>
          <w:rFonts w:eastAsiaTheme="minorEastAsia"/>
        </w:rPr>
      </w:pPr>
      <w:r>
        <w:rPr>
          <w:rFonts w:eastAsiaTheme="minorEastAsia"/>
        </w:rPr>
        <w:t>As with the dynamic occupancy model outline</w:t>
      </w:r>
      <w:r w:rsidR="00566D2F">
        <w:rPr>
          <w:rFonts w:eastAsiaTheme="minorEastAsia"/>
        </w:rPr>
        <w:t>d</w:t>
      </w:r>
      <w:r>
        <w:rPr>
          <w:rFonts w:eastAsiaTheme="minorEastAsia"/>
        </w:rPr>
        <w:t xml:space="preserve"> in MacKenzie et al. (2003), the autologistic occupancy model can accommodate covariates </w:t>
      </w:r>
      <w:r w:rsidR="00566D2F">
        <w:rPr>
          <w:rFonts w:eastAsiaTheme="minorEastAsia"/>
        </w:rPr>
        <w:t xml:space="preserve">via the logit link </w:t>
      </w:r>
      <w:r>
        <w:rPr>
          <w:rFonts w:eastAsiaTheme="minorEastAsia"/>
        </w:rPr>
        <w:t>and handle missing surveys</w:t>
      </w:r>
      <w:r w:rsidR="00566D2F">
        <w:rPr>
          <w:rFonts w:eastAsiaTheme="minorEastAsia"/>
        </w:rPr>
        <w:t xml:space="preserve">. These extensions </w:t>
      </w:r>
      <w:r w:rsidR="00083655">
        <w:rPr>
          <w:rFonts w:eastAsiaTheme="minorEastAsia"/>
        </w:rPr>
        <w:t xml:space="preserve">are implemented in </w:t>
      </w:r>
      <w:r w:rsidR="00566D2F" w:rsidRPr="00566D2F">
        <w:rPr>
          <w:rFonts w:ascii="Lucida Console" w:eastAsiaTheme="minorEastAsia" w:hAnsi="Lucida Console"/>
        </w:rPr>
        <w:t>autoOcc</w:t>
      </w:r>
      <w:r w:rsidR="00AD1D4A">
        <w:rPr>
          <w:rFonts w:eastAsiaTheme="minorEastAsia"/>
        </w:rPr>
        <w:t>.</w:t>
      </w:r>
    </w:p>
    <w:p w14:paraId="3D990ED1" w14:textId="65CF723D" w:rsidR="00AB08D8" w:rsidRDefault="00AB08D8" w:rsidP="00693AFB">
      <w:pPr>
        <w:rPr>
          <w:rFonts w:eastAsiaTheme="minorEastAsia"/>
        </w:rPr>
      </w:pPr>
    </w:p>
    <w:p w14:paraId="66505495" w14:textId="05E5C0D7" w:rsidR="00693AFB" w:rsidRPr="00693AFB" w:rsidRDefault="00693AFB" w:rsidP="00693AFB">
      <w:pPr>
        <w:pStyle w:val="Heading2"/>
      </w:pPr>
      <w:r>
        <w:t xml:space="preserve">Deriving expected occupancy estimates from </w:t>
      </w:r>
      <w:r w:rsidR="00AA383C">
        <w:t>autologistic occupancy models</w:t>
      </w:r>
    </w:p>
    <w:p w14:paraId="468017EE" w14:textId="756C157F" w:rsidR="00447722" w:rsidRDefault="00EA10FA" w:rsidP="00693AFB">
      <w:pPr>
        <w:rPr>
          <w:rFonts w:eastAsiaTheme="minorEastAsia"/>
        </w:rPr>
      </w:pPr>
      <w:r>
        <w:t>Expected o</w:t>
      </w:r>
      <w:r w:rsidR="000A3810">
        <w:t>ccupancy estimates from autologistic occupancy models can be generated</w:t>
      </w:r>
      <w:r>
        <w:t xml:space="preserve"> in a similar fashion to expected occupancy estimates from </w:t>
      </w:r>
      <w:r w:rsidR="00A67553">
        <w:t>dynamic occupancy models</w:t>
      </w:r>
      <w:r w:rsidR="000A3810">
        <w:t>.</w:t>
      </w:r>
      <w:r w:rsidR="00A67553">
        <w:t xml:space="preserve"> </w:t>
      </w:r>
      <w:r w:rsidR="005E73EF">
        <w:rPr>
          <w:rFonts w:eastAsiaTheme="minorEastAsia"/>
        </w:rPr>
        <w:t>As</w:t>
      </w:r>
      <w:r>
        <w:rPr>
          <w:rFonts w:eastAsiaTheme="minorEastAsia"/>
        </w:rPr>
        <w:t xml:space="preserve"> dynamic occupancy models estimate local colonization (γ) and extinction rates (ε)</w:t>
      </w:r>
      <w:r w:rsidR="00A14749">
        <w:rPr>
          <w:rFonts w:eastAsiaTheme="minorEastAsia"/>
        </w:rPr>
        <w:t>, the</w:t>
      </w:r>
      <w:r>
        <w:rPr>
          <w:rFonts w:eastAsiaTheme="minorEastAsia"/>
        </w:rPr>
        <w:t xml:space="preserve"> expected occupancy </w:t>
      </w:r>
      <w:r w:rsidR="00A14749">
        <w:rPr>
          <w:rFonts w:eastAsiaTheme="minorEastAsia"/>
        </w:rPr>
        <w:t xml:space="preserve">of these probabilities </w:t>
      </w:r>
      <w:r w:rsidR="005E73EF">
        <w:rPr>
          <w:rFonts w:eastAsiaTheme="minorEastAsia"/>
        </w:rPr>
        <w:t>is</w:t>
      </w:r>
      <w:r>
        <w:rPr>
          <w:rFonts w:eastAsiaTheme="minorEastAsia"/>
        </w:rPr>
        <w:t xml:space="preserve">  γ / (γ + ε). By replacing those probabilities with </w:t>
      </w:r>
      <w:r w:rsidR="00220A3C">
        <w:rPr>
          <w:rFonts w:eastAsiaTheme="minorEastAsia"/>
        </w:rPr>
        <w:t>those estimated</w:t>
      </w:r>
      <w:r>
        <w:rPr>
          <w:rFonts w:eastAsiaTheme="minorEastAsia"/>
        </w:rPr>
        <w:t xml:space="preserve"> from </w:t>
      </w:r>
      <w:r w:rsidR="00C26CE2">
        <w:rPr>
          <w:rFonts w:eastAsiaTheme="minorEastAsia"/>
        </w:rPr>
        <w:t>the</w:t>
      </w:r>
      <w:r>
        <w:rPr>
          <w:rFonts w:eastAsiaTheme="minorEastAsia"/>
        </w:rPr>
        <w:t xml:space="preserve"> autologistic occupancy model, we arrive at the following formula</w:t>
      </w:r>
      <w:r w:rsidR="00447722">
        <w:rPr>
          <w:rFonts w:eastAsiaTheme="minorEastAsia"/>
        </w:rPr>
        <w:t>:</w:t>
      </w:r>
    </w:p>
    <w:tbl>
      <w:tblPr>
        <w:tblStyle w:val="TableGrid"/>
        <w:tblW w:w="0" w:type="auto"/>
        <w:tblLook w:val="04A0" w:firstRow="1" w:lastRow="0" w:firstColumn="1" w:lastColumn="0" w:noHBand="0" w:noVBand="1"/>
      </w:tblPr>
      <w:tblGrid>
        <w:gridCol w:w="805"/>
        <w:gridCol w:w="7650"/>
        <w:gridCol w:w="895"/>
      </w:tblGrid>
      <w:tr w:rsidR="00447722" w14:paraId="47F7E117" w14:textId="77777777" w:rsidTr="0075472A">
        <w:tc>
          <w:tcPr>
            <w:tcW w:w="805" w:type="dxa"/>
          </w:tcPr>
          <w:p w14:paraId="3B22E6B8" w14:textId="77777777" w:rsidR="00447722" w:rsidRDefault="00447722" w:rsidP="0075472A"/>
        </w:tc>
        <w:tc>
          <w:tcPr>
            <w:tcW w:w="7650" w:type="dxa"/>
          </w:tcPr>
          <w:p w14:paraId="43BFAC82" w14:textId="4E91C8E0" w:rsidR="00447722" w:rsidRPr="005842B5" w:rsidRDefault="00000000" w:rsidP="002347D6">
            <w:pPr>
              <w:jc w:val="center"/>
              <w:rPr>
                <w:rFonts w:eastAsiaTheme="minorEastAsia"/>
              </w:rPr>
            </w:pP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i,t</m:t>
                      </m:r>
                    </m:sub>
                  </m:sSub>
                  <m:r>
                    <w:rPr>
                      <w:rFonts w:ascii="Cambria Math" w:eastAsiaTheme="minorEastAsia" w:hAnsi="Cambria Math"/>
                    </w:rPr>
                    <m:t xml:space="preserve"> + (1 - </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i,t</m:t>
                      </m:r>
                    </m:sub>
                  </m:sSub>
                  <m:r>
                    <w:rPr>
                      <w:rFonts w:ascii="Cambria Math" w:eastAsiaTheme="minorEastAsia" w:hAnsi="Cambria Math"/>
                    </w:rPr>
                    <m:t>))</m:t>
                  </m:r>
                </m:den>
              </m:f>
            </m:oMath>
            <w:r w:rsidR="00083655">
              <w:rPr>
                <w:rFonts w:eastAsiaTheme="minorEastAsia"/>
              </w:rPr>
              <w:t>.</w:t>
            </w:r>
          </w:p>
        </w:tc>
        <w:tc>
          <w:tcPr>
            <w:tcW w:w="895" w:type="dxa"/>
            <w:vAlign w:val="center"/>
          </w:tcPr>
          <w:p w14:paraId="2B49C42E" w14:textId="77777777" w:rsidR="00447722" w:rsidRDefault="00447722" w:rsidP="0075472A">
            <w:pPr>
              <w:jc w:val="center"/>
            </w:pPr>
            <w:r>
              <w:t>Eq. 12</w:t>
            </w:r>
          </w:p>
        </w:tc>
      </w:tr>
    </w:tbl>
    <w:p w14:paraId="6BD2B318" w14:textId="2B2F092F" w:rsidR="00AA383C" w:rsidRDefault="00AA383C" w:rsidP="00693AFB">
      <w:pPr>
        <w:rPr>
          <w:rFonts w:eastAsiaTheme="minorEastAsia"/>
        </w:rPr>
      </w:pPr>
    </w:p>
    <w:p w14:paraId="0A390D74" w14:textId="1C21DEFD" w:rsidR="00A67553" w:rsidRDefault="00AB6698" w:rsidP="00693AFB">
      <w:pPr>
        <w:rPr>
          <w:rFonts w:eastAsiaTheme="minorEastAsia"/>
        </w:rPr>
      </w:pPr>
      <w:r>
        <w:rPr>
          <w:rFonts w:eastAsiaTheme="minorEastAsia"/>
        </w:rPr>
        <w:t xml:space="preserve">To demonstrate how this may look with </w:t>
      </w:r>
      <w:r w:rsidR="00A14749">
        <w:rPr>
          <w:rFonts w:eastAsiaTheme="minorEastAsia"/>
        </w:rPr>
        <w:t>parameters</w:t>
      </w:r>
      <w:r>
        <w:rPr>
          <w:rFonts w:eastAsiaTheme="minorEastAsia"/>
        </w:rPr>
        <w:t xml:space="preserve"> estimated via </w:t>
      </w:r>
      <w:r w:rsidRPr="00AB6698">
        <w:rPr>
          <w:rFonts w:ascii="Lucida Console" w:eastAsiaTheme="minorEastAsia" w:hAnsi="Lucida Console"/>
        </w:rPr>
        <w:t>autoOcc</w:t>
      </w:r>
      <w:r>
        <w:rPr>
          <w:rFonts w:eastAsiaTheme="minorEastAsia"/>
        </w:rPr>
        <w:t xml:space="preserve"> </w:t>
      </w:r>
      <w:r w:rsidR="00A14749">
        <w:rPr>
          <w:rFonts w:eastAsiaTheme="minorEastAsia"/>
        </w:rPr>
        <w:t xml:space="preserve">and their associated covariates </w:t>
      </w:r>
      <w:r w:rsidR="00A67553">
        <w:rPr>
          <w:rFonts w:eastAsiaTheme="minorEastAsia"/>
        </w:rPr>
        <w:t xml:space="preserve">we could </w:t>
      </w:r>
      <w:r w:rsidR="0003142F">
        <w:rPr>
          <w:rFonts w:eastAsiaTheme="minorEastAsia"/>
        </w:rPr>
        <w:t>re</w:t>
      </w:r>
      <w:r w:rsidR="00A67553">
        <w:rPr>
          <w:rFonts w:eastAsiaTheme="minorEastAsia"/>
        </w:rPr>
        <w:t>write Eq. 12 as</w:t>
      </w:r>
    </w:p>
    <w:tbl>
      <w:tblPr>
        <w:tblStyle w:val="TableGrid"/>
        <w:tblW w:w="0" w:type="auto"/>
        <w:tblLook w:val="04A0" w:firstRow="1" w:lastRow="0" w:firstColumn="1" w:lastColumn="0" w:noHBand="0" w:noVBand="1"/>
      </w:tblPr>
      <w:tblGrid>
        <w:gridCol w:w="805"/>
        <w:gridCol w:w="7650"/>
        <w:gridCol w:w="895"/>
      </w:tblGrid>
      <w:tr w:rsidR="00A67553" w14:paraId="34E1898E" w14:textId="77777777" w:rsidTr="0075472A">
        <w:tc>
          <w:tcPr>
            <w:tcW w:w="805" w:type="dxa"/>
          </w:tcPr>
          <w:p w14:paraId="41C8DEB8" w14:textId="77777777" w:rsidR="00A67553" w:rsidRDefault="00A67553" w:rsidP="0075472A"/>
        </w:tc>
        <w:tc>
          <w:tcPr>
            <w:tcW w:w="7650" w:type="dxa"/>
          </w:tcPr>
          <w:p w14:paraId="52150BA4" w14:textId="30261A61" w:rsidR="00A67553" w:rsidRPr="005842B5" w:rsidRDefault="00000000" w:rsidP="002347D6">
            <w:pPr>
              <w:jc w:val="center"/>
              <w:rPr>
                <w:rFonts w:eastAsiaTheme="minorEastAsia"/>
              </w:rPr>
            </w:pPr>
            <m:oMath>
              <m:f>
                <m:fPr>
                  <m:type m:val="lin"/>
                  <m:ctrlPr>
                    <w:rPr>
                      <w:rFonts w:ascii="Cambria Math" w:eastAsiaTheme="minorEastAsia" w:hAnsi="Cambria Math"/>
                      <w:i/>
                    </w:rPr>
                  </m:ctrlPr>
                </m:fPr>
                <m:num>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m:t>
                  </m:r>
                </m:num>
                <m:den>
                  <m:d>
                    <m:dPr>
                      <m:ctrlPr>
                        <w:rPr>
                          <w:rFonts w:ascii="Cambria Math" w:eastAsiaTheme="minorEastAsia" w:hAnsi="Cambria Math"/>
                          <w:i/>
                        </w:rPr>
                      </m:ctrlPr>
                    </m:dPr>
                    <m:e>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w:rPr>
                          <w:rFonts w:ascii="Cambria Math" w:eastAsiaTheme="minorEastAsia" w:hAnsi="Cambria Math"/>
                        </w:rPr>
                        <m:t xml:space="preserve">) + (1 - </m:t>
                      </m:r>
                      <m:r>
                        <m:rPr>
                          <m:sty m:val="p"/>
                        </m:rPr>
                        <w:rPr>
                          <w:rFonts w:ascii="Cambria Math" w:eastAsiaTheme="minorEastAsia" w:hAnsi="Cambria Math"/>
                        </w:rPr>
                        <m:t>ilogit</m:t>
                      </m:r>
                      <m:r>
                        <w:rPr>
                          <w:rFonts w:ascii="Cambria Math" w:eastAsiaTheme="minorEastAsia" w:hAnsi="Cambria Math"/>
                        </w:rPr>
                        <m:t>(</m:t>
                      </m:r>
                      <m:r>
                        <w:rPr>
                          <w:rFonts w:ascii="Cambria Math" w:hAnsi="Cambria Math"/>
                        </w:rPr>
                        <m:t xml:space="preserve"> </m:t>
                      </m:r>
                      <m:r>
                        <m:rPr>
                          <m:sty m:val="bi"/>
                        </m:rPr>
                        <w:rPr>
                          <w:rFonts w:ascii="Cambria Math" w:hAnsi="Cambria Math"/>
                        </w:rPr>
                        <m:t>β</m:t>
                      </m:r>
                      <m:sSub>
                        <m:sSubPr>
                          <m:ctrlPr>
                            <w:rPr>
                              <w:rFonts w:ascii="Cambria Math" w:hAnsi="Cambria Math"/>
                              <w:b/>
                              <w:bCs/>
                              <w:i/>
                            </w:rPr>
                          </m:ctrlPr>
                        </m:sSubPr>
                        <m:e>
                          <m:r>
                            <m:rPr>
                              <m:sty m:val="bi"/>
                            </m:rPr>
                            <w:rPr>
                              <w:rFonts w:ascii="Cambria Math" w:hAnsi="Cambria Math"/>
                            </w:rPr>
                            <m:t>x</m:t>
                          </m:r>
                        </m:e>
                        <m:sub>
                          <m:r>
                            <w:rPr>
                              <w:rFonts w:ascii="Cambria Math" w:hAnsi="Cambria Math"/>
                            </w:rPr>
                            <m:t>i,t</m:t>
                          </m:r>
                        </m:sub>
                      </m:sSub>
                      <m:r>
                        <m:rPr>
                          <m:sty m:val="bi"/>
                        </m:rPr>
                        <w:rPr>
                          <w:rFonts w:ascii="Cambria Math" w:hAnsi="Cambria Math"/>
                        </w:rPr>
                        <m:t xml:space="preserve"> + </m:t>
                      </m:r>
                      <m:r>
                        <w:rPr>
                          <w:rFonts w:ascii="Cambria Math" w:hAnsi="Cambria Math"/>
                        </w:rPr>
                        <m:t>θ</m:t>
                      </m:r>
                      <m:r>
                        <w:rPr>
                          <w:rFonts w:ascii="Cambria Math" w:eastAsiaTheme="minorEastAsia" w:hAnsi="Cambria Math"/>
                        </w:rPr>
                        <m:t>))</m:t>
                      </m:r>
                    </m:e>
                  </m:d>
                </m:den>
              </m:f>
            </m:oMath>
            <w:r w:rsidR="00083655">
              <w:rPr>
                <w:rFonts w:eastAsiaTheme="minorEastAsia"/>
              </w:rPr>
              <w:t>,</w:t>
            </w:r>
          </w:p>
        </w:tc>
        <w:tc>
          <w:tcPr>
            <w:tcW w:w="895" w:type="dxa"/>
            <w:vAlign w:val="center"/>
          </w:tcPr>
          <w:p w14:paraId="0C6C6168" w14:textId="445DE3E2" w:rsidR="00A67553" w:rsidRDefault="00A67553" w:rsidP="0075472A">
            <w:pPr>
              <w:jc w:val="center"/>
            </w:pPr>
            <w:r>
              <w:t>Eq. 13</w:t>
            </w:r>
          </w:p>
        </w:tc>
      </w:tr>
    </w:tbl>
    <w:p w14:paraId="2E5D0656" w14:textId="77777777" w:rsidR="00A67553" w:rsidRDefault="00A67553" w:rsidP="00693AFB">
      <w:pPr>
        <w:rPr>
          <w:rFonts w:eastAsiaTheme="minorEastAsia"/>
        </w:rPr>
      </w:pPr>
    </w:p>
    <w:p w14:paraId="0BA83755" w14:textId="22F5A91C" w:rsidR="0003142F" w:rsidRPr="0003142F" w:rsidRDefault="00083655" w:rsidP="00693AFB">
      <w:pPr>
        <w:rPr>
          <w:rFonts w:eastAsiaTheme="minorEastAsia" w:cs="Arial"/>
        </w:rPr>
      </w:pPr>
      <w:r>
        <w:rPr>
          <w:rFonts w:eastAsiaTheme="minorEastAsia"/>
        </w:rPr>
        <w:t xml:space="preserve">where </w:t>
      </w:r>
      <w:r w:rsidR="00AB6698">
        <w:rPr>
          <w:rFonts w:eastAsiaTheme="minorEastAsia"/>
        </w:rPr>
        <w:t>ilogit() represents the inverse logit link function</w:t>
      </w:r>
      <w:r w:rsidR="007119C0">
        <w:rPr>
          <w:rFonts w:eastAsiaTheme="minorEastAsia"/>
        </w:rPr>
        <w:t xml:space="preserve">, </w:t>
      </w:r>
      <m:oMath>
        <m:r>
          <m:rPr>
            <m:sty m:val="p"/>
          </m:rPr>
          <w:rPr>
            <w:rFonts w:ascii="Cambria Math" w:eastAsiaTheme="minorEastAsia" w:hAnsi="Cambria Math"/>
          </w:rPr>
          <m:t>ilogit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type m:val="lin"/>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1+x</m:t>
                </m:r>
              </m:sup>
            </m:sSup>
          </m:den>
        </m:f>
      </m:oMath>
      <w:r w:rsidR="00AB6698">
        <w:rPr>
          <w:rFonts w:eastAsiaTheme="minorEastAsia"/>
        </w:rPr>
        <w:t xml:space="preserve">. </w:t>
      </w:r>
    </w:p>
    <w:p w14:paraId="5D511056" w14:textId="7E10662D" w:rsidR="00693AFB" w:rsidRDefault="00693AFB" w:rsidP="00693AFB">
      <w:pPr>
        <w:pStyle w:val="Heading1"/>
      </w:pPr>
      <w:r>
        <w:lastRenderedPageBreak/>
        <w:t xml:space="preserve">Things to consider </w:t>
      </w:r>
    </w:p>
    <w:p w14:paraId="5A961ED2" w14:textId="7EB11E93" w:rsidR="0023159C" w:rsidRDefault="00412B19" w:rsidP="00755356">
      <w:r>
        <w:t xml:space="preserve">To </w:t>
      </w:r>
      <w:r w:rsidR="00A218FE">
        <w:t xml:space="preserve">provide some guidance on how much </w:t>
      </w:r>
      <w:r>
        <w:t xml:space="preserve">data should be collected before </w:t>
      </w:r>
      <w:r w:rsidRPr="00A218FE">
        <w:t xml:space="preserve">using </w:t>
      </w:r>
      <w:r w:rsidR="00E61F22" w:rsidRPr="00A218FE">
        <w:t>autoOcc</w:t>
      </w:r>
      <w:r w:rsidR="00A218FE" w:rsidRPr="00A218FE">
        <w:t xml:space="preserve"> </w:t>
      </w:r>
      <w:r w:rsidR="00A218FE" w:rsidRPr="00A218FE">
        <w:rPr>
          <w:color w:val="040C28"/>
        </w:rPr>
        <w:t>—</w:t>
      </w:r>
      <w:r w:rsidR="00A218FE" w:rsidRPr="00A218FE">
        <w:t xml:space="preserve"> </w:t>
      </w:r>
      <w:r w:rsidR="0023159C" w:rsidRPr="00A218FE">
        <w:t>and</w:t>
      </w:r>
      <w:r w:rsidR="0023159C">
        <w:t xml:space="preserve"> illustrate how it performs </w:t>
      </w:r>
      <w:r w:rsidR="00FC42C5">
        <w:t xml:space="preserve">compared </w:t>
      </w:r>
      <w:r w:rsidR="0023159C">
        <w:t>to other</w:t>
      </w:r>
      <w:r w:rsidR="005F2C70">
        <w:t xml:space="preserve"> </w:t>
      </w:r>
      <w:r w:rsidR="00A218FE">
        <w:t xml:space="preserve">statistical </w:t>
      </w:r>
      <w:r w:rsidR="005F2C70">
        <w:t>techniques a researcher ma</w:t>
      </w:r>
      <w:r w:rsidR="005F2C70" w:rsidRPr="00A218FE">
        <w:t>y use</w:t>
      </w:r>
      <w:r w:rsidR="00A218FE" w:rsidRPr="00A218FE">
        <w:rPr>
          <w:color w:val="040C28"/>
        </w:rPr>
        <w:t xml:space="preserve"> —</w:t>
      </w:r>
      <w:r w:rsidR="00A218FE" w:rsidRPr="00A218FE">
        <w:t xml:space="preserve"> </w:t>
      </w:r>
      <w:r w:rsidRPr="00A218FE">
        <w:t>I conducted</w:t>
      </w:r>
      <w:r>
        <w:t xml:space="preserve"> a simulation study to compare the accuracy and precision of autologistic</w:t>
      </w:r>
      <w:r w:rsidR="009C3F28">
        <w:t xml:space="preserve"> occupancy models to</w:t>
      </w:r>
      <w:r w:rsidR="005F2C70">
        <w:t xml:space="preserve"> </w:t>
      </w:r>
      <w:r>
        <w:t>dynamic occupancy models</w:t>
      </w:r>
      <w:r w:rsidR="00A218FE">
        <w:t xml:space="preserve"> across a range of sample sizes</w:t>
      </w:r>
      <w:r>
        <w:t>.</w:t>
      </w:r>
      <w:r w:rsidR="0023159C">
        <w:t xml:space="preserve"> </w:t>
      </w:r>
      <w:r w:rsidR="005F2C70">
        <w:t>For each class of model</w:t>
      </w:r>
      <w:r w:rsidR="000F2FC2">
        <w:t xml:space="preserve"> (autologistic and dynamic)</w:t>
      </w:r>
      <w:r w:rsidR="005F2C70">
        <w:t xml:space="preserve">, simulations varied in how common </w:t>
      </w:r>
      <w:r w:rsidR="000F2FC2">
        <w:t xml:space="preserve">or rare </w:t>
      </w:r>
      <w:r w:rsidR="006563ED">
        <w:t>the</w:t>
      </w:r>
      <w:r w:rsidR="005F2C70">
        <w:t xml:space="preserve"> species was, </w:t>
      </w:r>
      <w:r w:rsidR="001A7943">
        <w:t xml:space="preserve">the </w:t>
      </w:r>
      <w:r w:rsidR="005F2C70">
        <w:t xml:space="preserve">number of sites sampled, and </w:t>
      </w:r>
      <w:r w:rsidR="001A7943">
        <w:t xml:space="preserve">the </w:t>
      </w:r>
      <w:r w:rsidR="005F2C70">
        <w:t xml:space="preserve">number of seasons sampled. </w:t>
      </w:r>
      <w:r w:rsidR="00782DD6">
        <w:t>S</w:t>
      </w:r>
      <w:r w:rsidR="005F2C70">
        <w:t>pecifically,</w:t>
      </w:r>
      <w:r w:rsidR="00E61F22">
        <w:t xml:space="preserve"> I used</w:t>
      </w:r>
      <w:r>
        <w:t xml:space="preserve"> four sc</w:t>
      </w:r>
      <w:r w:rsidR="00E61F22">
        <w:t xml:space="preserve">enarios where the expected occupancy </w:t>
      </w:r>
      <w:r w:rsidR="005F2C70">
        <w:t xml:space="preserve">of a species </w:t>
      </w:r>
      <w:r w:rsidR="00E61F22">
        <w:t xml:space="preserve">was either 0.2, 0.3, 0.4, </w:t>
      </w:r>
      <w:r w:rsidR="00E221D8">
        <w:t xml:space="preserve">or </w:t>
      </w:r>
      <w:r w:rsidR="00E61F22">
        <w:t xml:space="preserve">0.5. For the autologistic occupancy model this was done by setting </w:t>
      </w:r>
      <w:r w:rsidR="00E61F22" w:rsidRPr="00E61F22">
        <w:rPr>
          <w:i/>
          <w:iCs/>
        </w:rPr>
        <w:t>ϑ</w:t>
      </w:r>
      <w:r w:rsidR="00E61F22">
        <w:t xml:space="preserve"> = 1 and using Eq.13 to determine what the model intercept should be to achieve the </w:t>
      </w:r>
      <w:r w:rsidR="00C35D03">
        <w:t>desired</w:t>
      </w:r>
      <w:r w:rsidR="00E61F22">
        <w:t xml:space="preserve"> expected occupancy. For the dynamic occupancy model there </w:t>
      </w:r>
      <w:r w:rsidR="00C35D03">
        <w:t>are</w:t>
      </w:r>
      <w:r w:rsidR="009C3F28">
        <w:t xml:space="preserve"> </w:t>
      </w:r>
      <w:r w:rsidR="00E61F22">
        <w:t xml:space="preserve">multiple colonization and extinction rates that could generate </w:t>
      </w:r>
      <w:r w:rsidR="006563ED">
        <w:t>the</w:t>
      </w:r>
      <w:r w:rsidR="00C719D7">
        <w:t>se</w:t>
      </w:r>
      <w:r w:rsidR="006563ED">
        <w:t xml:space="preserve"> </w:t>
      </w:r>
      <w:r w:rsidR="00C719D7">
        <w:t>expected</w:t>
      </w:r>
      <w:r w:rsidR="00E61F22">
        <w:t xml:space="preserve"> occupancy probabili</w:t>
      </w:r>
      <w:r w:rsidR="006563ED">
        <w:t>ties</w:t>
      </w:r>
      <w:r w:rsidR="00E61F22">
        <w:t>. After determining possible solutions</w:t>
      </w:r>
      <w:r w:rsidR="006563ED">
        <w:t xml:space="preserve"> for each expected occupancy scenario</w:t>
      </w:r>
      <w:r w:rsidR="009C3F28">
        <w:t xml:space="preserve"> I chose</w:t>
      </w:r>
      <w:r w:rsidR="00E61F22">
        <w:t xml:space="preserve"> one</w:t>
      </w:r>
      <w:r w:rsidR="00A218FE">
        <w:t xml:space="preserve"> at </w:t>
      </w:r>
      <w:r w:rsidR="009C3F28">
        <w:t>random</w:t>
      </w:r>
      <w:r w:rsidR="0023159C">
        <w:t>.</w:t>
      </w:r>
      <w:r w:rsidR="009C3F28">
        <w:t xml:space="preserve"> </w:t>
      </w:r>
      <w:r w:rsidR="001A7943">
        <w:t>The n</w:t>
      </w:r>
      <w:r w:rsidR="009C3F28">
        <w:t>umber of s</w:t>
      </w:r>
      <w:r w:rsidR="0023159C">
        <w:t xml:space="preserve">ites </w:t>
      </w:r>
      <w:r w:rsidR="00A218FE">
        <w:t xml:space="preserve">sampled </w:t>
      </w:r>
      <w:r w:rsidR="0023159C">
        <w:t>ranged from 30 to 100 locations in intervals of 10 while seasons sampled ranged from 4 to 12 in intervals of 2. Thus</w:t>
      </w:r>
      <w:r w:rsidR="00A218FE">
        <w:t>,</w:t>
      </w:r>
      <w:r w:rsidR="0023159C">
        <w:t xml:space="preserve"> for the four expected occupancy, seven site, and six season scenarios there was a total of 160 different combinations to simulate for both the autologistic and dynamic occupancy models. Every combination was simulated and fitted 550 times</w:t>
      </w:r>
      <w:r w:rsidR="006563ED">
        <w:t xml:space="preserve"> </w:t>
      </w:r>
      <w:r w:rsidR="004158FF">
        <w:t>and resulted</w:t>
      </w:r>
      <w:r w:rsidR="006563ED">
        <w:t xml:space="preserve"> in a total of 176,000 simulations</w:t>
      </w:r>
      <w:r w:rsidR="00C719D7">
        <w:t xml:space="preserve"> and model fits</w:t>
      </w:r>
      <w:r w:rsidR="006563ED">
        <w:t>.</w:t>
      </w:r>
    </w:p>
    <w:p w14:paraId="518D63BE" w14:textId="7E48B0B4" w:rsidR="00771582" w:rsidRPr="00F2647B" w:rsidRDefault="009C3F28" w:rsidP="00771582">
      <w:pPr>
        <w:ind w:firstLine="720"/>
      </w:pPr>
      <w:r>
        <w:t xml:space="preserve">For each simulation scenario I </w:t>
      </w:r>
      <w:r w:rsidR="007119C0">
        <w:t>considered one continuous covariate on each fundamental parameter</w:t>
      </w:r>
      <w:r>
        <w:t xml:space="preserve"> (i.e., occupancy and detection for autologistic </w:t>
      </w:r>
      <w:r w:rsidR="00877401">
        <w:t>models and</w:t>
      </w:r>
      <w:r>
        <w:t xml:space="preserve"> initial occupancy, colonization, extinction, and detection for dynamic</w:t>
      </w:r>
      <w:r w:rsidR="00877401">
        <w:t xml:space="preserve"> models</w:t>
      </w:r>
      <w:r>
        <w:t xml:space="preserve">). Across both </w:t>
      </w:r>
      <w:r w:rsidR="007119C0">
        <w:t xml:space="preserve">model </w:t>
      </w:r>
      <w:r>
        <w:t xml:space="preserve">classes </w:t>
      </w:r>
      <w:r w:rsidR="00877401">
        <w:t xml:space="preserve">I set </w:t>
      </w:r>
      <w:r>
        <w:t xml:space="preserve">slope terms </w:t>
      </w:r>
      <w:r w:rsidR="00877401">
        <w:t xml:space="preserve">to </w:t>
      </w:r>
      <w:r>
        <w:t>1</w:t>
      </w:r>
      <w:r w:rsidR="008B655C">
        <w:t xml:space="preserve"> </w:t>
      </w:r>
      <w:r w:rsidR="00694010">
        <w:t>on the logit scale</w:t>
      </w:r>
      <w:r w:rsidR="00877401">
        <w:t xml:space="preserve"> for all latent states</w:t>
      </w:r>
      <w:r w:rsidR="00694010">
        <w:t xml:space="preserve"> </w:t>
      </w:r>
      <w:r w:rsidR="008B655C">
        <w:t>except for the initial occupancy slope term of the dynamic model, which was set to 0 (i.e., the covariate was not associated to initial occupancy</w:t>
      </w:r>
      <w:r w:rsidR="007119C0">
        <w:t>, though I still tried to estimate the association with the model</w:t>
      </w:r>
      <w:r w:rsidR="008B655C">
        <w:t xml:space="preserve">). </w:t>
      </w:r>
      <w:r w:rsidR="00877401">
        <w:t>T</w:t>
      </w:r>
      <w:r w:rsidR="00694010">
        <w:t xml:space="preserve">he initial occupancy intercept in the dynamic model was set to 1 (i.e., an initial occupancy probability of ~0.73). </w:t>
      </w:r>
      <w:r w:rsidR="007119C0">
        <w:t>To model detection</w:t>
      </w:r>
      <w:r w:rsidR="003866C5">
        <w:t xml:space="preserve">, </w:t>
      </w:r>
      <w:r w:rsidR="008B655C">
        <w:t xml:space="preserve">the same covariate was used, but the slope term associated </w:t>
      </w:r>
      <w:r w:rsidR="00694010">
        <w:t>with</w:t>
      </w:r>
      <w:r w:rsidR="008B655C">
        <w:t xml:space="preserve"> this covariate was set to 0.5</w:t>
      </w:r>
      <w:r w:rsidR="00DC4DBF">
        <w:t>0</w:t>
      </w:r>
      <w:r w:rsidR="00A218FE">
        <w:t xml:space="preserve"> across both models</w:t>
      </w:r>
      <w:r w:rsidR="008B655C">
        <w:t>. Finally,</w:t>
      </w:r>
      <w:r w:rsidR="00694010">
        <w:t xml:space="preserve"> I set the intercept to -0.9</w:t>
      </w:r>
      <w:r w:rsidR="00DC4DBF">
        <w:t>0</w:t>
      </w:r>
      <w:r w:rsidR="00694010">
        <w:t xml:space="preserve"> on the logit scale, which resulted in a 0.29 average detection probability per survey. As I assumed 4 surveys per sampling period the overall probability of detecting the species at least once if they were present was </w:t>
      </w:r>
      <w:r w:rsidR="005E3F8C">
        <w:t xml:space="preserve">about </w:t>
      </w:r>
      <w:r w:rsidR="00694010">
        <w:t>0.75</w:t>
      </w:r>
      <w:r w:rsidR="006563ED">
        <w:t xml:space="preserve"> (i.e., 1 – (1 – 0.29)</w:t>
      </w:r>
      <w:r w:rsidR="006563ED">
        <w:rPr>
          <w:vertAlign w:val="superscript"/>
        </w:rPr>
        <w:t>4</w:t>
      </w:r>
      <w:r w:rsidR="006563ED">
        <w:t>)</w:t>
      </w:r>
      <w:r w:rsidR="00694010">
        <w:t xml:space="preserve">. </w:t>
      </w:r>
      <w:r w:rsidR="00DC4DBF">
        <w:t>In total</w:t>
      </w:r>
      <w:r w:rsidR="00877401">
        <w:t xml:space="preserve">, </w:t>
      </w:r>
      <w:r w:rsidR="00944614">
        <w:t>the autologistic and dynamic occupancy model respectively had five and eight parameters to estimate from the</w:t>
      </w:r>
      <w:r w:rsidR="00694010">
        <w:t>ir simulated</w:t>
      </w:r>
      <w:r w:rsidR="00944614">
        <w:t xml:space="preserve"> data</w:t>
      </w:r>
      <w:r w:rsidR="00694010">
        <w:t>sets</w:t>
      </w:r>
      <w:r w:rsidR="00944614">
        <w:t>.</w:t>
      </w:r>
      <w:r w:rsidR="00694010">
        <w:t xml:space="preserve"> </w:t>
      </w:r>
      <w:r w:rsidR="008B655C">
        <w:t xml:space="preserve">After I fitted the simulated datasets </w:t>
      </w:r>
      <w:r w:rsidR="00694010">
        <w:t xml:space="preserve">across all </w:t>
      </w:r>
      <w:r w:rsidR="00877401">
        <w:t>scenario</w:t>
      </w:r>
      <w:r w:rsidR="00A218FE">
        <w:t xml:space="preserve"> combinations</w:t>
      </w:r>
      <w:r w:rsidR="00BF1B5C">
        <w:t xml:space="preserve"> using functions within autoOcc</w:t>
      </w:r>
      <w:r w:rsidR="00DE26B1">
        <w:t>,</w:t>
      </w:r>
      <w:r w:rsidR="008B655C">
        <w:t xml:space="preserve"> I calculated the relative bias</w:t>
      </w:r>
      <w:r w:rsidR="003C25C8">
        <w:t xml:space="preserve"> </w:t>
      </w:r>
      <w:r w:rsidR="007119C0">
        <w:t xml:space="preserve">of each model parameter as the </w:t>
      </w:r>
      <w:r w:rsidR="003C25C8">
        <w:t xml:space="preserve">root mean square </w:t>
      </w:r>
      <w:r w:rsidR="007119C0">
        <w:t>error (R</w:t>
      </w:r>
      <w:r w:rsidR="003C25C8">
        <w:t>MSE</w:t>
      </w:r>
      <w:r w:rsidR="00F2647B">
        <w:t>)</w:t>
      </w:r>
      <w:r w:rsidR="007119C0">
        <w:t xml:space="preserve">, </w:t>
      </w:r>
      <w:r w:rsidR="008B655C">
        <w:t xml:space="preserve">and precision (i.e., width of 95% confidence </w:t>
      </w:r>
      <w:r w:rsidR="00944614">
        <w:t>intervals</w:t>
      </w:r>
      <w:r w:rsidR="008B655C">
        <w:t xml:space="preserve">) of latent state parameters. </w:t>
      </w:r>
      <w:r w:rsidR="00F2647B">
        <w:t xml:space="preserve">Across the </w:t>
      </w:r>
      <w:r w:rsidR="00F2647B" w:rsidRPr="002347D6">
        <w:rPr>
          <w:i/>
          <w:iCs/>
        </w:rPr>
        <w:t>n</w:t>
      </w:r>
      <w:r w:rsidR="00F2647B">
        <w:t xml:space="preserve"> simulations for each scenario, the RMSE of each model parameter can be derived as </w:t>
      </w:r>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 xml:space="preserve">(τ- </m:t>
                    </m:r>
                    <m:acc>
                      <m:accPr>
                        <m:ctrlPr>
                          <w:rPr>
                            <w:rFonts w:ascii="Cambria Math" w:hAnsi="Cambria Math"/>
                            <w:i/>
                          </w:rPr>
                        </m:ctrlPr>
                      </m:accPr>
                      <m:e>
                        <m:r>
                          <w:rPr>
                            <w:rFonts w:ascii="Cambria Math" w:hAnsi="Cambria Math"/>
                          </w:rPr>
                          <m:t>τ</m:t>
                        </m:r>
                      </m:e>
                    </m:acc>
                    <m:r>
                      <w:rPr>
                        <w:rFonts w:ascii="Cambria Math" w:hAnsi="Cambria Math"/>
                      </w:rPr>
                      <m:t>)</m:t>
                    </m:r>
                  </m:e>
                  <m:sup>
                    <m:r>
                      <w:rPr>
                        <w:rFonts w:ascii="Cambria Math" w:hAnsi="Cambria Math"/>
                      </w:rPr>
                      <m:t>2</m:t>
                    </m:r>
                  </m:sup>
                </m:sSup>
              </m:e>
            </m:nary>
          </m:e>
        </m:rad>
      </m:oMath>
      <w:r w:rsidR="00F2647B">
        <w:t xml:space="preserve"> , where </w:t>
      </w:r>
      <m:oMath>
        <m:r>
          <w:rPr>
            <w:rFonts w:ascii="Cambria Math" w:hAnsi="Cambria Math"/>
          </w:rPr>
          <m:t>τ</m:t>
        </m:r>
      </m:oMath>
      <w:r w:rsidR="00F2647B">
        <w:t xml:space="preserve"> is the true parameter value and </w:t>
      </w:r>
      <m:oMath>
        <m:acc>
          <m:accPr>
            <m:ctrlPr>
              <w:rPr>
                <w:rFonts w:ascii="Cambria Math" w:hAnsi="Cambria Math"/>
                <w:i/>
              </w:rPr>
            </m:ctrlPr>
          </m:accPr>
          <m:e>
            <m:r>
              <w:rPr>
                <w:rFonts w:ascii="Cambria Math" w:hAnsi="Cambria Math"/>
              </w:rPr>
              <m:t>τ</m:t>
            </m:r>
          </m:e>
        </m:acc>
      </m:oMath>
      <w:r w:rsidR="00F2647B">
        <w:rPr>
          <w:rFonts w:eastAsiaTheme="minorEastAsia"/>
        </w:rPr>
        <w:t xml:space="preserve"> is the estimated parameter value.</w:t>
      </w:r>
    </w:p>
    <w:p w14:paraId="18875F35" w14:textId="1F7B97D4" w:rsidR="008B655C" w:rsidRDefault="00F2647B" w:rsidP="00771582">
      <w:pPr>
        <w:ind w:firstLine="720"/>
      </w:pPr>
      <w:r>
        <w:t>A</w:t>
      </w:r>
      <w:r w:rsidR="008B655C">
        <w:t xml:space="preserve">utologistic occupancy models had less </w:t>
      </w:r>
      <w:r w:rsidR="00DE26B1">
        <w:t xml:space="preserve">parametric </w:t>
      </w:r>
      <w:r w:rsidR="008B655C">
        <w:t>bias</w:t>
      </w:r>
      <w:r w:rsidR="00771582">
        <w:t xml:space="preserve"> than dynamic occupancy models</w:t>
      </w:r>
      <w:r w:rsidR="00944614">
        <w:t>.</w:t>
      </w:r>
      <w:r w:rsidR="008C1A07">
        <w:t xml:space="preserve"> For example, all latent state parameters had an RMSE ≤ 0.5 for 53.13% of scenarios for autologistic occupancy models and 0.00% for dynamic occupancy models, with the smallest sample size to achieve this RMSE cutoff being either 70 sites with 4 seasons of data or 30 sites with 10 seasons. </w:t>
      </w:r>
      <w:r w:rsidR="00944614">
        <w:t xml:space="preserve"> </w:t>
      </w:r>
      <w:r w:rsidR="00771582">
        <w:t>A</w:t>
      </w:r>
      <w:r w:rsidR="00944614">
        <w:t>veraged across scenarios</w:t>
      </w:r>
      <w:r w:rsidR="00DE26B1">
        <w:t>,</w:t>
      </w:r>
      <w:r w:rsidR="00944614">
        <w:t xml:space="preserve"> the relative bias of the autologistic </w:t>
      </w:r>
      <w:r w:rsidR="004158FF">
        <w:t>latent state</w:t>
      </w:r>
      <w:r w:rsidR="00877401">
        <w:t xml:space="preserve"> </w:t>
      </w:r>
      <w:r w:rsidR="00944614">
        <w:t xml:space="preserve">intercept was about 6.5 times less than the dynamic colonization intercept but </w:t>
      </w:r>
      <w:r w:rsidR="00771582">
        <w:t xml:space="preserve">was </w:t>
      </w:r>
      <w:r w:rsidR="00944614">
        <w:t xml:space="preserve">about 1.45 times greater than the </w:t>
      </w:r>
      <w:r w:rsidR="00944614">
        <w:lastRenderedPageBreak/>
        <w:t>dynamic extinction intercept (Figure 1). The autologistic term, θ, term had consistently less bias</w:t>
      </w:r>
      <w:r w:rsidR="006C0AA1">
        <w:t xml:space="preserve"> which </w:t>
      </w:r>
      <w:r w:rsidR="00944614">
        <w:t>was respectively 51</w:t>
      </w:r>
      <w:r w:rsidR="00A218FE">
        <w:t>.0</w:t>
      </w:r>
      <w:r w:rsidR="00944614">
        <w:t xml:space="preserve"> and 5.4 times smaller than the dynamic colonization and extinction intercepts. </w:t>
      </w:r>
      <w:r w:rsidR="00A218FE">
        <w:t>Across all parameters</w:t>
      </w:r>
      <w:r w:rsidR="0028721A">
        <w:t>,</w:t>
      </w:r>
      <w:r w:rsidR="00A218FE">
        <w:t xml:space="preserve"> t</w:t>
      </w:r>
      <w:r w:rsidR="00944614">
        <w:t>he dynamic model colonization intercept had the greatest bias when</w:t>
      </w:r>
      <w:r w:rsidR="00771582">
        <w:t xml:space="preserve"> </w:t>
      </w:r>
      <w:r w:rsidR="008C1A07">
        <w:t xml:space="preserve"> the number of sites ≤ 50 and the number of seasons ≤ 8 </w:t>
      </w:r>
      <w:r w:rsidR="00771582">
        <w:t>(Figure 1K, Fig 1</w:t>
      </w:r>
      <w:r w:rsidR="008274AD">
        <w:t>0</w:t>
      </w:r>
      <w:r w:rsidR="00771582">
        <w:t xml:space="preserve">). Averaged across scenarios, the relative bias in the autologistic </w:t>
      </w:r>
      <w:r w:rsidR="00877401">
        <w:t xml:space="preserve">model </w:t>
      </w:r>
      <w:r w:rsidR="00771582">
        <w:t xml:space="preserve">slope term was 4.2 times smaller than the </w:t>
      </w:r>
      <w:r w:rsidR="00877401">
        <w:t xml:space="preserve">dynamic model </w:t>
      </w:r>
      <w:r w:rsidR="00771582">
        <w:t xml:space="preserve">colonization slope term and 1.6 times smaller than the extinction slope term (Figure 2). Furthermore, the relative bias in </w:t>
      </w:r>
      <w:r w:rsidR="00A218FE">
        <w:t xml:space="preserve">the </w:t>
      </w:r>
      <w:r w:rsidR="00771582">
        <w:t xml:space="preserve">colonization slope term increased </w:t>
      </w:r>
      <w:r w:rsidR="00A218FE">
        <w:t xml:space="preserve">with </w:t>
      </w:r>
      <w:r w:rsidR="00771582">
        <w:t xml:space="preserve">the expected occupancy of the species and, like the colonization intercept, was highest when </w:t>
      </w:r>
      <w:r w:rsidR="008C1A07">
        <w:t xml:space="preserve">the number of sites and seasons were at their lowest across scenarios </w:t>
      </w:r>
      <w:r w:rsidR="00771582">
        <w:t>(Figure 2.K).</w:t>
      </w:r>
    </w:p>
    <w:p w14:paraId="3931B4FF" w14:textId="77777777" w:rsidR="008F760E" w:rsidRDefault="008F760E" w:rsidP="00771582">
      <w:pPr>
        <w:ind w:firstLine="720"/>
      </w:pPr>
    </w:p>
    <w:p w14:paraId="74DF960B" w14:textId="521B67C5" w:rsidR="008F760E" w:rsidRDefault="008F760E" w:rsidP="008F760E">
      <w:pPr>
        <w:ind w:firstLine="720"/>
        <w:jc w:val="center"/>
      </w:pPr>
      <w:r>
        <w:rPr>
          <w:noProof/>
        </w:rPr>
        <w:drawing>
          <wp:inline distT="0" distB="0" distL="0" distR="0" wp14:anchorId="366D3BA2" wp14:editId="509E63B0">
            <wp:extent cx="5854700" cy="4572000"/>
            <wp:effectExtent l="0" t="0" r="0" b="0"/>
            <wp:docPr id="110829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EF8EBA7" w14:textId="37016CF0" w:rsidR="008F760E" w:rsidRDefault="008F760E" w:rsidP="008F760E">
      <w:r>
        <w:rPr>
          <w:b/>
          <w:bCs/>
        </w:rPr>
        <w:t>Figure 1</w:t>
      </w:r>
      <w:r>
        <w:t>. The relative bias of the latent state intercept (Ψ</w:t>
      </w:r>
      <w:r>
        <w:rPr>
          <w:vertAlign w:val="subscript"/>
        </w:rPr>
        <w:t>0</w:t>
      </w:r>
      <w:r>
        <w:t>) and autologistic term (θ</w:t>
      </w:r>
      <w:r>
        <w:rPr>
          <w:vertAlign w:val="subscript"/>
        </w:rPr>
        <w:t>0</w:t>
      </w:r>
      <w:r>
        <w:t>) of autologistic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3EA54DB5" w14:textId="77777777" w:rsidR="008F760E" w:rsidRDefault="008F760E" w:rsidP="008F760E"/>
    <w:p w14:paraId="11AF4BF9" w14:textId="570CDF9B" w:rsidR="008F760E" w:rsidRDefault="008F760E" w:rsidP="008F760E">
      <w:pPr>
        <w:jc w:val="center"/>
      </w:pPr>
      <w:r>
        <w:rPr>
          <w:noProof/>
        </w:rPr>
        <w:lastRenderedPageBreak/>
        <w:drawing>
          <wp:inline distT="0" distB="0" distL="0" distR="0" wp14:anchorId="6B5E5267" wp14:editId="2B755DDB">
            <wp:extent cx="4572000" cy="4572000"/>
            <wp:effectExtent l="0" t="0" r="0" b="0"/>
            <wp:docPr id="153696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19B0114B" w14:textId="13ADB9D8" w:rsidR="008F760E" w:rsidRDefault="008F760E" w:rsidP="008F760E">
      <w:r>
        <w:rPr>
          <w:b/>
          <w:bCs/>
        </w:rPr>
        <w:t>Figure 2</w:t>
      </w:r>
      <w:r>
        <w:t>. The relative bias of the latent state slope (Ψ</w:t>
      </w:r>
      <w:r>
        <w:rPr>
          <w:vertAlign w:val="subscript"/>
        </w:rPr>
        <w:t>1</w:t>
      </w:r>
      <w:r>
        <w:t>) of autologistic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4577A2DF" w14:textId="77777777" w:rsidR="008F760E" w:rsidRPr="008F760E" w:rsidRDefault="008F760E" w:rsidP="008F760E"/>
    <w:p w14:paraId="35FAD7F1" w14:textId="665C2B60" w:rsidR="00771582" w:rsidRDefault="00771582" w:rsidP="00771582">
      <w:pPr>
        <w:ind w:firstLine="720"/>
      </w:pPr>
      <w:r>
        <w:t>Autologistic occupancy models were</w:t>
      </w:r>
      <w:r w:rsidR="00877401">
        <w:t xml:space="preserve"> </w:t>
      </w:r>
      <w:r>
        <w:t xml:space="preserve">also more precise than dynamic occupancy models. Averaged across scenarios the average 95% CI width of the autologistic intercept </w:t>
      </w:r>
      <w:r w:rsidR="0096503C">
        <w:t>was 1.86 times narrow</w:t>
      </w:r>
      <w:r w:rsidR="00156831">
        <w:t>er</w:t>
      </w:r>
      <w:r w:rsidR="0096503C">
        <w:t xml:space="preserve"> than the dynamic</w:t>
      </w:r>
      <w:r w:rsidR="00156831">
        <w:t xml:space="preserve"> model</w:t>
      </w:r>
      <w:r w:rsidR="0096503C">
        <w:t xml:space="preserve"> colonization intercept and 1.3 times narrower than the extinction intercept (Figure 3). However the autologistic term, θ, had greater uncertainty</w:t>
      </w:r>
      <w:r w:rsidR="00877401">
        <w:t xml:space="preserve"> under some scenarios</w:t>
      </w:r>
      <w:r w:rsidR="0096503C">
        <w:t xml:space="preserve">. The average 95% CI width for θ was roughly 1.09 times larger than the dynamic colonization intercept and 1.6 times larger than the dynamic extinction intercept. This difference was largely driven by the 0.4 and 0.5 expected occupancy scenarios, which had relatively wide 95% CI widths for both θ (Figure 3N) and the colonization intercept (Figure 3O). Averaged across scenarios, the autologistic </w:t>
      </w:r>
      <w:r w:rsidR="00156831">
        <w:t xml:space="preserve">model </w:t>
      </w:r>
      <w:r w:rsidR="0096503C">
        <w:t xml:space="preserve">slope term </w:t>
      </w:r>
      <w:r w:rsidR="006C0AA1">
        <w:t xml:space="preserve">confidence interval </w:t>
      </w:r>
      <w:r w:rsidR="0096503C">
        <w:t>w</w:t>
      </w:r>
      <w:r w:rsidR="006C0AA1">
        <w:t>as</w:t>
      </w:r>
      <w:r w:rsidR="0096503C">
        <w:t xml:space="preserve"> 2.67 and 1.56 times narrower than </w:t>
      </w:r>
      <w:r w:rsidR="00156831">
        <w:t xml:space="preserve">the dynamic model </w:t>
      </w:r>
      <w:r w:rsidR="0096503C">
        <w:t>colonization and extinction slope term</w:t>
      </w:r>
      <w:r w:rsidR="006C0AA1">
        <w:t xml:space="preserve"> confidence intervals</w:t>
      </w:r>
      <w:r w:rsidR="0096503C">
        <w:t xml:space="preserve">, respectively (Figure 4). The </w:t>
      </w:r>
      <w:r w:rsidR="009F386F">
        <w:t xml:space="preserve">largest difference between models was when the expected occupancy of the species </w:t>
      </w:r>
      <w:r w:rsidR="009F386F">
        <w:lastRenderedPageBreak/>
        <w:t>was 0.5, especially at small sample sizes.</w:t>
      </w:r>
      <w:r w:rsidR="00A218FE">
        <w:t xml:space="preserve"> This last result should not be surprising given that binomially distributed variables have the greatest variance when the probability of success is 0.5</w:t>
      </w:r>
      <w:r w:rsidR="003B5CDB">
        <w:t>.</w:t>
      </w:r>
    </w:p>
    <w:p w14:paraId="5A8BF68E" w14:textId="31D76A82" w:rsidR="008F760E" w:rsidRDefault="008F760E" w:rsidP="00771582">
      <w:pPr>
        <w:ind w:firstLine="720"/>
      </w:pPr>
      <w:r>
        <w:rPr>
          <w:noProof/>
        </w:rPr>
        <w:drawing>
          <wp:inline distT="0" distB="0" distL="0" distR="0" wp14:anchorId="74E274E8" wp14:editId="18D48169">
            <wp:extent cx="5854700" cy="4572000"/>
            <wp:effectExtent l="0" t="0" r="0" b="0"/>
            <wp:docPr id="1771945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4700" cy="4572000"/>
                    </a:xfrm>
                    <a:prstGeom prst="rect">
                      <a:avLst/>
                    </a:prstGeom>
                    <a:noFill/>
                    <a:ln>
                      <a:noFill/>
                    </a:ln>
                  </pic:spPr>
                </pic:pic>
              </a:graphicData>
            </a:graphic>
          </wp:inline>
        </w:drawing>
      </w:r>
    </w:p>
    <w:p w14:paraId="4C494237" w14:textId="0CB5CFDF" w:rsidR="008F760E" w:rsidRDefault="008F760E" w:rsidP="008F760E">
      <w:r>
        <w:rPr>
          <w:b/>
          <w:bCs/>
        </w:rPr>
        <w:t>Figure 3</w:t>
      </w:r>
      <w:r>
        <w:t>. The precision (95% confidence interval width) of the latent state intercept (Ψ</w:t>
      </w:r>
      <w:r>
        <w:rPr>
          <w:vertAlign w:val="subscript"/>
        </w:rPr>
        <w:t>0</w:t>
      </w:r>
      <w:r>
        <w:t>) and autologistic term (θ</w:t>
      </w:r>
      <w:r>
        <w:rPr>
          <w:vertAlign w:val="subscript"/>
        </w:rPr>
        <w:t>0</w:t>
      </w:r>
      <w:r>
        <w:t>) of autologistic occupancy models as well as the colonization (γ</w:t>
      </w:r>
      <w:r>
        <w:rPr>
          <w:vertAlign w:val="subscript"/>
        </w:rPr>
        <w:t>0</w:t>
      </w:r>
      <w:r>
        <w:t>)  and extinction (ε</w:t>
      </w:r>
      <w:r>
        <w:softHyphen/>
      </w:r>
      <w:r>
        <w:rPr>
          <w:vertAlign w:val="subscript"/>
        </w:rPr>
        <w:t>0</w:t>
      </w:r>
      <w:r>
        <w:t xml:space="preserve">) intercepts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1FD5D493" w14:textId="02058374" w:rsidR="008F760E" w:rsidRDefault="008F760E" w:rsidP="008F760E">
      <w:pPr>
        <w:jc w:val="center"/>
      </w:pPr>
      <w:r>
        <w:rPr>
          <w:noProof/>
        </w:rPr>
        <w:lastRenderedPageBreak/>
        <w:drawing>
          <wp:inline distT="0" distB="0" distL="0" distR="0" wp14:anchorId="67ACE535" wp14:editId="15B6973B">
            <wp:extent cx="4572000" cy="4572000"/>
            <wp:effectExtent l="0" t="0" r="0" b="0"/>
            <wp:docPr id="8606949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5A8B122" w14:textId="4563D837" w:rsidR="008F760E" w:rsidRDefault="008F760E" w:rsidP="008F760E">
      <w:r>
        <w:rPr>
          <w:b/>
          <w:bCs/>
        </w:rPr>
        <w:t xml:space="preserve">Figure </w:t>
      </w:r>
      <w:r w:rsidR="00C90333">
        <w:rPr>
          <w:b/>
          <w:bCs/>
        </w:rPr>
        <w:t>4</w:t>
      </w:r>
      <w:r>
        <w:t>. The precision (95% confidence interval width) of the latent state slope (Ψ</w:t>
      </w:r>
      <w:r>
        <w:rPr>
          <w:vertAlign w:val="subscript"/>
        </w:rPr>
        <w:t>1</w:t>
      </w:r>
      <w:r>
        <w:t>) of autologistic occupancy models as well as the colonization (γ</w:t>
      </w:r>
      <w:r>
        <w:rPr>
          <w:vertAlign w:val="subscript"/>
        </w:rPr>
        <w:t>1</w:t>
      </w:r>
      <w:r>
        <w:t>)  and extinction (ε</w:t>
      </w:r>
      <w:r>
        <w:softHyphen/>
      </w:r>
      <w:r>
        <w:rPr>
          <w:vertAlign w:val="subscript"/>
        </w:rPr>
        <w:t>1</w:t>
      </w:r>
      <w:r>
        <w:t xml:space="preserve">) slope terms of dynamic occupancy models across 160 different simulation scenarios. Rows represent different scenarios where the expected occupancy of the simulated species ranges from 0.2 to 0.5, whereas the number of sites and seasons simulated varying within each subplot. </w:t>
      </w:r>
    </w:p>
    <w:p w14:paraId="70356AA5" w14:textId="77777777" w:rsidR="008F760E" w:rsidRDefault="008F760E" w:rsidP="00771582">
      <w:pPr>
        <w:ind w:firstLine="720"/>
      </w:pPr>
    </w:p>
    <w:p w14:paraId="6B81ABD0" w14:textId="548B9539" w:rsidR="000E5D5D" w:rsidRDefault="009F386F" w:rsidP="00771582">
      <w:pPr>
        <w:ind w:firstLine="720"/>
      </w:pPr>
      <w:r>
        <w:t>When consider</w:t>
      </w:r>
      <w:r w:rsidR="00156831">
        <w:t>ed</w:t>
      </w:r>
      <w:r>
        <w:t xml:space="preserve"> together</w:t>
      </w:r>
      <w:r w:rsidR="00156831">
        <w:t>,</w:t>
      </w:r>
      <w:r>
        <w:t xml:space="preserve"> autologistic occupancy models </w:t>
      </w:r>
      <w:r w:rsidR="00156831">
        <w:t>had less bias and more precision</w:t>
      </w:r>
      <w:r>
        <w:t xml:space="preserve"> than dynamic occupancy models across a wider range of sample sizes.</w:t>
      </w:r>
      <w:r w:rsidR="00694010">
        <w:t xml:space="preserve"> </w:t>
      </w:r>
      <w:r w:rsidR="00156831">
        <w:t>Notably, across all scenarios a</w:t>
      </w:r>
      <w:r w:rsidR="00694010">
        <w:t xml:space="preserve">utologistic occupancy models </w:t>
      </w:r>
      <w:r w:rsidR="00156831">
        <w:t xml:space="preserve">had relatively low bias for all latent state parameters.  This was not true for dynamic models, which especially struggled when the species was more common and </w:t>
      </w:r>
      <w:r w:rsidR="006C0AA1">
        <w:t xml:space="preserve">when </w:t>
      </w:r>
      <w:r w:rsidR="00156831">
        <w:t>a smaller number of sites were sampled</w:t>
      </w:r>
      <w:r w:rsidR="006C0AA1">
        <w:t>. As</w:t>
      </w:r>
      <w:r w:rsidR="003B5CDB">
        <w:t xml:space="preserve"> </w:t>
      </w:r>
      <w:r w:rsidR="006C0AA1">
        <w:t>other</w:t>
      </w:r>
      <w:r w:rsidR="003B5CDB">
        <w:t xml:space="preserve"> researchers </w:t>
      </w:r>
      <w:r w:rsidR="006C0AA1">
        <w:t xml:space="preserve">have </w:t>
      </w:r>
      <w:r w:rsidR="003B5CDB">
        <w:t>suggest</w:t>
      </w:r>
      <w:r w:rsidR="006C0AA1">
        <w:t>ed</w:t>
      </w:r>
      <w:r w:rsidR="003B5CDB">
        <w:t xml:space="preserve"> that</w:t>
      </w:r>
      <w:r w:rsidR="006C0AA1">
        <w:t xml:space="preserve"> dynamic occupancy models require</w:t>
      </w:r>
      <w:r w:rsidR="003B5CDB">
        <w:t xml:space="preserve"> at least 120 sites to</w:t>
      </w:r>
      <w:r w:rsidR="006C0AA1">
        <w:t xml:space="preserve"> be used reliably</w:t>
      </w:r>
      <w:r w:rsidR="003B5CDB">
        <w:t xml:space="preserve"> (McKann et al. 2012)</w:t>
      </w:r>
      <w:r w:rsidR="006C0AA1">
        <w:t xml:space="preserve">, </w:t>
      </w:r>
      <w:r w:rsidR="004158FF">
        <w:t>autologistic</w:t>
      </w:r>
      <w:r w:rsidR="006C0AA1">
        <w:t xml:space="preserve"> occupancy models are </w:t>
      </w:r>
      <w:r w:rsidR="004158FF">
        <w:t xml:space="preserve">clearly </w:t>
      </w:r>
      <w:r w:rsidR="006C0AA1">
        <w:t>a valid option when dealing with small sample sizes</w:t>
      </w:r>
      <w:r w:rsidR="00EE2AB5">
        <w:t>, especially when the number of sites ≥ 70 and number of seasons ≥ 4</w:t>
      </w:r>
      <w:r w:rsidR="00156831">
        <w:t xml:space="preserve">. Increasing sample size did deliver a notable increase in precision for both </w:t>
      </w:r>
      <w:r w:rsidR="006055E9">
        <w:t xml:space="preserve">class of </w:t>
      </w:r>
      <w:r w:rsidR="00156831">
        <w:t>models, especially with respect to θ in the autologistic model.</w:t>
      </w:r>
      <w:r w:rsidR="002A0CED">
        <w:t xml:space="preserve"> Most importantly, autologistic model slope terms were far more precise than dynamic model slope terms, which showcases that </w:t>
      </w:r>
      <w:r w:rsidR="002A0CED" w:rsidRPr="002A0CED">
        <w:rPr>
          <w:rFonts w:ascii="Lucida Console" w:hAnsi="Lucida Console"/>
        </w:rPr>
        <w:t>autoOcc</w:t>
      </w:r>
      <w:r w:rsidR="002A0CED">
        <w:t xml:space="preserve"> can be especially useful if the goal of </w:t>
      </w:r>
      <w:r w:rsidR="002A0CED">
        <w:lastRenderedPageBreak/>
        <w:t>a study is to evaluate the habitat associations of a species</w:t>
      </w:r>
      <w:r w:rsidR="000E5D5D">
        <w:t xml:space="preserve"> and a researcher is limited with the amount of data they may be able to collect</w:t>
      </w:r>
      <w:r w:rsidR="002A0CED">
        <w:t>.</w:t>
      </w:r>
    </w:p>
    <w:p w14:paraId="0A9B84CF" w14:textId="04F85836" w:rsidR="00694010" w:rsidRDefault="000E5D5D" w:rsidP="00771582">
      <w:pPr>
        <w:ind w:firstLine="720"/>
      </w:pPr>
      <w:r>
        <w:t xml:space="preserve">I want to caution that the results of this simulation study </w:t>
      </w:r>
      <w:r w:rsidR="00827036">
        <w:t>cannot</w:t>
      </w:r>
      <w:r>
        <w:t xml:space="preserve"> provide rigorous suggestions for how much data </w:t>
      </w:r>
      <w:r w:rsidR="008274AD">
        <w:t>are needed</w:t>
      </w:r>
      <w:r>
        <w:t xml:space="preserve"> before using autologistic occupancy models. </w:t>
      </w:r>
      <w:r w:rsidR="00827036">
        <w:t xml:space="preserve">The natural world is far more complex than the </w:t>
      </w:r>
      <w:r w:rsidR="006C0AA1">
        <w:t>simulations I ran.</w:t>
      </w:r>
      <w:r w:rsidR="00827036">
        <w:t xml:space="preserve"> </w:t>
      </w:r>
      <w:r w:rsidR="00EE2AB5">
        <w:t>The</w:t>
      </w:r>
      <w:r>
        <w:t xml:space="preserve"> appropriate sample size</w:t>
      </w:r>
      <w:r w:rsidR="001D594B">
        <w:t xml:space="preserve"> </w:t>
      </w:r>
      <w:r>
        <w:t xml:space="preserve">will vary depending on </w:t>
      </w:r>
      <w:r w:rsidR="00827036">
        <w:t xml:space="preserve">your </w:t>
      </w:r>
      <w:r>
        <w:t xml:space="preserve">research questions, logistical constraints, and the ecology of the species you plan to study. </w:t>
      </w:r>
      <w:r w:rsidR="00422BD2">
        <w:t>T</w:t>
      </w:r>
      <w:r>
        <w:t>o provide some recommendations</w:t>
      </w:r>
      <w:r w:rsidR="00827036">
        <w:t xml:space="preserve"> to start with</w:t>
      </w:r>
      <w:r w:rsidR="008274AD">
        <w:t>,</w:t>
      </w:r>
      <w:r w:rsidR="00827036">
        <w:t xml:space="preserve"> </w:t>
      </w:r>
      <w:r w:rsidR="00BA4B34">
        <w:t xml:space="preserve">I suggest to </w:t>
      </w:r>
      <w:r w:rsidR="00827036">
        <w:t xml:space="preserve">focus on </w:t>
      </w:r>
      <w:r w:rsidR="00BA4B34">
        <w:t>increasing</w:t>
      </w:r>
      <w:r w:rsidR="00827036">
        <w:t xml:space="preserve"> precision</w:t>
      </w:r>
      <w:r>
        <w:t xml:space="preserve"> because the relative bias was low across all scenarios of the autologistic model simulations</w:t>
      </w:r>
      <w:r w:rsidR="00827036">
        <w:t xml:space="preserve">. As such, people interested in using this class of model </w:t>
      </w:r>
      <w:r>
        <w:t xml:space="preserve">may be able to achieve high precision with a minimum of </w:t>
      </w:r>
      <w:r w:rsidR="00422BD2">
        <w:t>7</w:t>
      </w:r>
      <w:r>
        <w:t>0 sites sampled for 8 seasons</w:t>
      </w:r>
      <w:r w:rsidR="00827036">
        <w:t xml:space="preserve"> and a moderate precision with 40 sites sampled for 6 seasons.</w:t>
      </w:r>
    </w:p>
    <w:p w14:paraId="4DEC828C" w14:textId="77777777" w:rsidR="000E5D5D" w:rsidRDefault="000E5D5D" w:rsidP="00771582">
      <w:pPr>
        <w:ind w:firstLine="720"/>
      </w:pPr>
    </w:p>
    <w:p w14:paraId="2B115228" w14:textId="77777777" w:rsidR="00944614" w:rsidRDefault="00944614" w:rsidP="00944614">
      <w:pPr>
        <w:ind w:firstLine="720"/>
      </w:pPr>
    </w:p>
    <w:p w14:paraId="7E5F7107" w14:textId="0BE35417" w:rsidR="0023159C" w:rsidRPr="00E61F22" w:rsidRDefault="0023159C" w:rsidP="00755356">
      <w:pPr>
        <w:rPr>
          <w:vertAlign w:val="subscript"/>
        </w:rPr>
      </w:pPr>
    </w:p>
    <w:p w14:paraId="65884BB7" w14:textId="724D8A92" w:rsidR="00332A39" w:rsidRDefault="00332A39" w:rsidP="00332A39">
      <w:pPr>
        <w:pStyle w:val="Heading1"/>
      </w:pPr>
      <w:r>
        <w:t>Worked examples</w:t>
      </w:r>
    </w:p>
    <w:p w14:paraId="117E33A2" w14:textId="2AF82AAB" w:rsidR="00043EB3" w:rsidRPr="00043EB3" w:rsidRDefault="00043EB3" w:rsidP="00332A39">
      <w:r>
        <w:t xml:space="preserve">To demonstrate how models can be fitted within </w:t>
      </w:r>
      <w:r w:rsidRPr="00043EB3">
        <w:rPr>
          <w:rFonts w:ascii="Lucida Console" w:hAnsi="Lucida Console"/>
        </w:rPr>
        <w:t>autoOcc</w:t>
      </w:r>
      <w:r>
        <w:t xml:space="preserve"> I have two worked examples coming from different taxa and data collection methods. For the first, I analyzed camera trap data collected throughout Chicago, Illinois</w:t>
      </w:r>
      <w:r w:rsidR="00155624">
        <w:t xml:space="preserve"> USA</w:t>
      </w:r>
      <w:r>
        <w:t xml:space="preserve"> to quantify if different social-ecological gradients are associated to the distribution of Virginia opossum (</w:t>
      </w:r>
      <w:r>
        <w:rPr>
          <w:i/>
          <w:iCs/>
        </w:rPr>
        <w:t>Didelphis virginiana</w:t>
      </w:r>
      <w:r>
        <w:t xml:space="preserve">). For the second, I </w:t>
      </w:r>
      <w:r w:rsidR="003735B4">
        <w:t xml:space="preserve">recreated </w:t>
      </w:r>
      <w:r w:rsidR="00DB537E">
        <w:t>an</w:t>
      </w:r>
      <w:r w:rsidR="003735B4">
        <w:t xml:space="preserve"> analysis by Stillman et al. (2023) who us</w:t>
      </w:r>
      <w:r w:rsidR="00DB537E">
        <w:t>ed</w:t>
      </w:r>
      <w:r w:rsidR="003735B4">
        <w:t xml:space="preserve"> a</w:t>
      </w:r>
      <w:r w:rsidR="00DB537E">
        <w:t xml:space="preserve"> Bayesian</w:t>
      </w:r>
      <w:r w:rsidR="003735B4">
        <w:t xml:space="preserve"> autologistic occupancy model </w:t>
      </w:r>
      <w:r w:rsidR="00DB537E">
        <w:t xml:space="preserve">with survey data </w:t>
      </w:r>
      <w:r w:rsidR="003735B4">
        <w:t>to</w:t>
      </w:r>
      <w:r w:rsidR="00DB537E">
        <w:t xml:space="preserve"> assess how pyrodiversity, or the spatial and temporal variation of fire characteristics, affects black-backed woodpecker occupancy throughout</w:t>
      </w:r>
      <w:r w:rsidR="003735B4">
        <w:t xml:space="preserve"> the montane forests </w:t>
      </w:r>
      <w:r w:rsidR="00DB537E">
        <w:t>of</w:t>
      </w:r>
      <w:r w:rsidR="003735B4">
        <w:t xml:space="preserve"> California</w:t>
      </w:r>
      <w:r w:rsidR="00F240B6">
        <w:t>, USA</w:t>
      </w:r>
      <w:r w:rsidR="003735B4">
        <w:t>.</w:t>
      </w:r>
      <w:r w:rsidR="00DB537E">
        <w:t xml:space="preserve"> </w:t>
      </w:r>
      <w:r w:rsidR="00F32AA3">
        <w:t xml:space="preserve">Across </w:t>
      </w:r>
      <w:r w:rsidR="00152850">
        <w:t>both</w:t>
      </w:r>
      <w:r w:rsidR="00F32AA3">
        <w:t xml:space="preserve"> worked examples I compare the relative fit of different models using AIC</w:t>
      </w:r>
      <w:r w:rsidR="00152850">
        <w:t xml:space="preserve"> (Anderson and Burnham, 2004)</w:t>
      </w:r>
      <w:r w:rsidR="00DB537E">
        <w:t>, and</w:t>
      </w:r>
      <w:r w:rsidR="00152850">
        <w:t xml:space="preserve"> </w:t>
      </w:r>
      <w:r w:rsidR="00DB537E">
        <w:t>use a</w:t>
      </w:r>
      <w:r w:rsidR="00F32AA3">
        <w:t xml:space="preserve"> ΔAIC of 2 as a cutoff value to determine </w:t>
      </w:r>
      <w:r w:rsidR="00152850">
        <w:t xml:space="preserve">which models within a model set were competitive. </w:t>
      </w:r>
    </w:p>
    <w:p w14:paraId="19289D90" w14:textId="30E4D4B1" w:rsidR="00332A39" w:rsidRDefault="00332A39" w:rsidP="00332A39">
      <w:pPr>
        <w:pStyle w:val="Heading2"/>
      </w:pPr>
      <w:r>
        <w:t xml:space="preserve">Virginia opossum </w:t>
      </w:r>
      <w:r w:rsidR="003735B4">
        <w:t xml:space="preserve">occupancy </w:t>
      </w:r>
      <w:r>
        <w:t>throughout Chicago, IL</w:t>
      </w:r>
    </w:p>
    <w:p w14:paraId="3CC9A34D" w14:textId="75A83402" w:rsidR="00152850" w:rsidRDefault="00152850" w:rsidP="00152850">
      <w:r>
        <w:t xml:space="preserve">The data for this example </w:t>
      </w:r>
      <w:r w:rsidR="00636EBB">
        <w:t>comes</w:t>
      </w:r>
      <w:r>
        <w:t xml:space="preserve"> from 96 spatial locations </w:t>
      </w:r>
      <w:r w:rsidR="00B80937">
        <w:t>across</w:t>
      </w:r>
      <w:r>
        <w:t xml:space="preserve"> the greater Chicago metropolitan area (Chicago, IL, USA). </w:t>
      </w:r>
      <w:r w:rsidR="00636EBB">
        <w:t>In 2019</w:t>
      </w:r>
      <w:r>
        <w:t>, camera traps were deployed</w:t>
      </w:r>
      <w:r w:rsidR="00636EBB" w:rsidRPr="00636EBB">
        <w:t xml:space="preserve"> </w:t>
      </w:r>
      <w:r w:rsidR="00636EBB">
        <w:t>throughout urban greenspace</w:t>
      </w:r>
      <w:r>
        <w:t xml:space="preserve"> for 28</w:t>
      </w:r>
      <w:r w:rsidR="00636EBB">
        <w:t>-</w:t>
      </w:r>
      <w:r>
        <w:t>day sampling seasons in Ja</w:t>
      </w:r>
      <w:r w:rsidR="00636EBB">
        <w:t>nuary, April, July, and October for a total of four primary sampling periods (see Magle et al. 2019 for further sampling details).</w:t>
      </w:r>
      <w:r w:rsidR="008A6440">
        <w:t xml:space="preserve"> Weekly detection histories were generated from these data where one occasion represented a week of sampling. </w:t>
      </w:r>
      <w:r w:rsidR="00636EBB">
        <w:t xml:space="preserve"> </w:t>
      </w:r>
    </w:p>
    <w:p w14:paraId="7182E5E4" w14:textId="6F348D1F" w:rsidR="00636EBB" w:rsidRDefault="00636EBB" w:rsidP="00152850">
      <w:r>
        <w:tab/>
        <w:t>For this example</w:t>
      </w:r>
      <w:r w:rsidR="00B80937">
        <w:t>,</w:t>
      </w:r>
      <w:r>
        <w:t xml:space="preserve"> we are interested in understanding how patterns of urban intensity and neighborhood wealth are associated with opossum occupancy</w:t>
      </w:r>
      <w:r w:rsidR="00B80937">
        <w:t xml:space="preserve">, both of which may </w:t>
      </w:r>
      <w:r w:rsidR="00DB537E">
        <w:t>be associated with</w:t>
      </w:r>
      <w:r w:rsidR="00B80937">
        <w:t xml:space="preserve"> opossum occupancy in non-linear ways</w:t>
      </w:r>
      <w:r>
        <w:t>. Furthermore, as opossum activity changes throughout the year due to Chicago’s cold winters (Gallo et al. 2022), we also want to quantify the relationship between opossum detection probability and average weekly temperature.</w:t>
      </w:r>
      <w:r w:rsidR="000E7791">
        <w:t xml:space="preserve"> </w:t>
      </w:r>
    </w:p>
    <w:p w14:paraId="69D26A81" w14:textId="4621DC9B" w:rsidR="00763B26" w:rsidRDefault="000E7791" w:rsidP="000E7791">
      <w:pPr>
        <w:ind w:firstLine="720"/>
      </w:pPr>
      <w:r>
        <w:lastRenderedPageBreak/>
        <w:t>For our analysis</w:t>
      </w:r>
      <w:r w:rsidR="004F58AA">
        <w:t>,</w:t>
      </w:r>
      <w:r>
        <w:t xml:space="preserve"> we need to </w:t>
      </w:r>
      <w:r w:rsidR="00B76D68">
        <w:t>assemble</w:t>
      </w:r>
      <w:r>
        <w:t xml:space="preserve"> three components</w:t>
      </w:r>
      <w:r w:rsidR="00B76D68">
        <w:t xml:space="preserve"> in R: </w:t>
      </w:r>
      <w:r>
        <w:t xml:space="preserve">1) </w:t>
      </w:r>
      <w:r w:rsidR="00B76D68">
        <w:t>the</w:t>
      </w:r>
      <w:r w:rsidR="00D11909">
        <w:t xml:space="preserve"> opossum</w:t>
      </w:r>
      <w:r>
        <w:t xml:space="preserve"> detection history, 2) occupancy covariates, and 3) detection covariates.</w:t>
      </w:r>
      <w:r w:rsidR="00763B26">
        <w:t xml:space="preserve"> </w:t>
      </w:r>
      <w:r>
        <w:t xml:space="preserve">The detection data for this example are already included within autoOcc so those can be loaded and </w:t>
      </w:r>
      <w:r w:rsidR="00B76D68">
        <w:t>set up</w:t>
      </w:r>
      <w:r>
        <w:t xml:space="preserve"> for further analysis</w:t>
      </w:r>
      <w:r w:rsidR="00D11909">
        <w:t xml:space="preserve">. </w:t>
      </w:r>
    </w:p>
    <w:p w14:paraId="78FE14DD" w14:textId="75BA756E" w:rsidR="00763B26" w:rsidRDefault="00763B26" w:rsidP="00763B26">
      <w:pPr>
        <w:spacing w:line="240" w:lineRule="auto"/>
        <w:contextualSpacing/>
        <w:rPr>
          <w:rFonts w:ascii="Lucida Console" w:hAnsi="Lucida Console"/>
        </w:rPr>
      </w:pPr>
      <w:r w:rsidRPr="00763B26">
        <w:rPr>
          <w:rFonts w:ascii="Lucida Console" w:hAnsi="Lucida Console"/>
        </w:rPr>
        <w:t># load opossum detection / non-detection data</w:t>
      </w:r>
    </w:p>
    <w:p w14:paraId="34595C93" w14:textId="63E89CEA" w:rsidR="00192C11" w:rsidRPr="00763B26" w:rsidRDefault="00192C11" w:rsidP="00763B26">
      <w:pPr>
        <w:spacing w:line="240" w:lineRule="auto"/>
        <w:contextualSpacing/>
        <w:rPr>
          <w:rFonts w:ascii="Lucida Console" w:hAnsi="Lucida Console"/>
        </w:rPr>
      </w:pPr>
      <w:r>
        <w:rPr>
          <w:rFonts w:ascii="Lucida Console" w:hAnsi="Lucida Console"/>
        </w:rPr>
        <w:t>library(autoOcc)</w:t>
      </w:r>
    </w:p>
    <w:p w14:paraId="170464CD" w14:textId="42FD5D76" w:rsidR="00763B26" w:rsidRDefault="00763B26" w:rsidP="00D11909">
      <w:pPr>
        <w:spacing w:line="240" w:lineRule="auto"/>
        <w:contextualSpacing/>
        <w:rPr>
          <w:rFonts w:ascii="Lucida Console" w:hAnsi="Lucida Console"/>
        </w:rPr>
      </w:pPr>
      <w:r w:rsidRPr="00763B26">
        <w:rPr>
          <w:rFonts w:ascii="Lucida Console" w:hAnsi="Lucida Console"/>
        </w:rPr>
        <w:t>data("opossum_det_hist")</w:t>
      </w:r>
    </w:p>
    <w:p w14:paraId="08EC2893" w14:textId="77777777" w:rsidR="00D11909" w:rsidRPr="00D11909" w:rsidRDefault="00D11909" w:rsidP="00D11909">
      <w:pPr>
        <w:spacing w:line="240" w:lineRule="auto"/>
        <w:contextualSpacing/>
        <w:rPr>
          <w:rFonts w:ascii="Lucida Console" w:hAnsi="Lucida Console"/>
        </w:rPr>
      </w:pPr>
    </w:p>
    <w:p w14:paraId="118501D3" w14:textId="367C306B"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w:t>
      </w:r>
      <w:r w:rsidR="00B76D68">
        <w:rPr>
          <w:rFonts w:ascii="Lucida Console" w:hAnsi="Lucida Console"/>
        </w:rPr>
        <w:t xml:space="preserve">convert long </w:t>
      </w:r>
      <w:r w:rsidRPr="00763B26">
        <w:rPr>
          <w:rFonts w:ascii="Lucida Console" w:hAnsi="Lucida Console"/>
        </w:rPr>
        <w:t xml:space="preserve">format </w:t>
      </w:r>
      <w:r w:rsidR="00B76D68">
        <w:rPr>
          <w:rFonts w:ascii="Lucida Console" w:hAnsi="Lucida Console"/>
        </w:rPr>
        <w:t>data to an array</w:t>
      </w:r>
    </w:p>
    <w:p w14:paraId="2207F3E1" w14:textId="63DF9DFE" w:rsidR="00763B26" w:rsidRPr="00763B26" w:rsidRDefault="00763B26" w:rsidP="00763B26">
      <w:pPr>
        <w:spacing w:line="240" w:lineRule="auto"/>
        <w:contextualSpacing/>
        <w:rPr>
          <w:rFonts w:ascii="Lucida Console" w:hAnsi="Lucida Console"/>
        </w:rPr>
      </w:pPr>
      <w:r w:rsidRPr="00763B26">
        <w:rPr>
          <w:rFonts w:ascii="Lucida Console" w:hAnsi="Lucida Console"/>
        </w:rPr>
        <w:t>opossum_y &lt;- format_y(</w:t>
      </w:r>
    </w:p>
    <w:p w14:paraId="2623C40D" w14:textId="77777777"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x = opossum_det_hist,</w:t>
      </w:r>
    </w:p>
    <w:p w14:paraId="4524DADF" w14:textId="77777777"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site_column = "Site",</w:t>
      </w:r>
    </w:p>
    <w:p w14:paraId="31ED8709" w14:textId="77777777"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time_column = "Season",</w:t>
      </w:r>
    </w:p>
    <w:p w14:paraId="00623EF0" w14:textId="334C0C56" w:rsidR="00763B26" w:rsidRPr="00763B26" w:rsidRDefault="00763B26" w:rsidP="00763B26">
      <w:pPr>
        <w:spacing w:line="240" w:lineRule="auto"/>
        <w:contextualSpacing/>
        <w:rPr>
          <w:rFonts w:ascii="Lucida Console" w:hAnsi="Lucida Console"/>
        </w:rPr>
      </w:pPr>
      <w:r w:rsidRPr="00763B26">
        <w:rPr>
          <w:rFonts w:ascii="Lucida Console" w:hAnsi="Lucida Console"/>
        </w:rPr>
        <w:t xml:space="preserve">  history_columns = "Week"</w:t>
      </w:r>
    </w:p>
    <w:p w14:paraId="5C193ED2" w14:textId="5415286C" w:rsidR="00763B26" w:rsidRPr="00763B26" w:rsidRDefault="00763B26" w:rsidP="00763B26">
      <w:pPr>
        <w:spacing w:line="240" w:lineRule="auto"/>
        <w:contextualSpacing/>
        <w:rPr>
          <w:rFonts w:ascii="Lucida Console" w:hAnsi="Lucida Console"/>
        </w:rPr>
      </w:pPr>
      <w:r w:rsidRPr="00763B26">
        <w:rPr>
          <w:rFonts w:ascii="Lucida Console" w:hAnsi="Lucida Console"/>
        </w:rPr>
        <w:t>)</w:t>
      </w:r>
    </w:p>
    <w:p w14:paraId="454DFBA6" w14:textId="77777777" w:rsidR="00152850" w:rsidRDefault="00152850" w:rsidP="00152850"/>
    <w:p w14:paraId="5FCFE88A" w14:textId="132FCDB7" w:rsidR="00D11909" w:rsidRPr="00B76D68" w:rsidRDefault="008A6440" w:rsidP="0043782E">
      <w:pPr>
        <w:ind w:firstLine="720"/>
      </w:pPr>
      <w:r>
        <w:t>T</w:t>
      </w:r>
      <w:r w:rsidR="001D594B">
        <w:t>his dataset</w:t>
      </w:r>
      <w:r w:rsidR="00D11909">
        <w:t xml:space="preserve"> has 6  columns</w:t>
      </w:r>
      <w:r w:rsidR="00B76D68">
        <w:t xml:space="preserve"> that provide information on the name of the sampled location (Site), the season sampled (Season), and the detection data (Week_1 through Week_4)</w:t>
      </w:r>
      <w:r w:rsidR="00D11909">
        <w:t xml:space="preserve">. Furthermore, this dataset is in long format and is sorted along two columns, season and site, such that sites are sorted alphabetically within each of the four seasons of data. To use this dataset in </w:t>
      </w:r>
      <w:r w:rsidR="00D11909" w:rsidRPr="00763B26">
        <w:rPr>
          <w:rFonts w:ascii="Lucida Console" w:hAnsi="Lucida Console"/>
        </w:rPr>
        <w:t>autoOcc</w:t>
      </w:r>
      <w:r w:rsidR="00E37B68">
        <w:rPr>
          <w:rFonts w:ascii="Lucida Console" w:hAnsi="Lucida Console"/>
        </w:rPr>
        <w:t>,</w:t>
      </w:r>
      <w:r w:rsidR="00D11909">
        <w:t xml:space="preserve"> our detection history needs to be set up as a site by season by survey three-dimensional array</w:t>
      </w:r>
      <w:r w:rsidR="001D594B">
        <w:t>, which is similar to other occupancy modeling packages like spOccupancy (Doser et al. 2022)</w:t>
      </w:r>
      <w:r w:rsidR="00D11909">
        <w:t xml:space="preserve">. The </w:t>
      </w:r>
      <w:r w:rsidR="00D11909" w:rsidRPr="00763B26">
        <w:rPr>
          <w:rFonts w:ascii="Lucida Console" w:hAnsi="Lucida Console"/>
        </w:rPr>
        <w:t>format_y()</w:t>
      </w:r>
      <w:r w:rsidR="00D11909">
        <w:t xml:space="preserve"> function carries this out so long as you specify which columns denote sites, seasons, and detection data. </w:t>
      </w:r>
      <w:r w:rsidR="00B76D68">
        <w:t xml:space="preserve">For the history columns, </w:t>
      </w:r>
      <w:r w:rsidR="00B76D68" w:rsidRPr="00763B26">
        <w:rPr>
          <w:rFonts w:ascii="Lucida Console" w:hAnsi="Lucida Console"/>
        </w:rPr>
        <w:t>format_y()</w:t>
      </w:r>
      <w:r w:rsidR="00B76D68">
        <w:rPr>
          <w:rFonts w:ascii="Lucida Console" w:hAnsi="Lucida Console"/>
        </w:rPr>
        <w:t xml:space="preserve"> </w:t>
      </w:r>
      <w:r w:rsidR="00B76D68">
        <w:t xml:space="preserve">uses regular expressions to locate all columns that include whatever is included as an argument. </w:t>
      </w:r>
    </w:p>
    <w:p w14:paraId="75D9E086" w14:textId="77777777" w:rsidR="00D11909" w:rsidRDefault="00D11909" w:rsidP="00152850"/>
    <w:p w14:paraId="2A402FA7" w14:textId="4CB64972" w:rsidR="00192C11" w:rsidRDefault="00782957" w:rsidP="0043782E">
      <w:pPr>
        <w:ind w:firstLine="720"/>
      </w:pPr>
      <w:r>
        <w:t xml:space="preserve">After setting up </w:t>
      </w:r>
      <w:r w:rsidR="008A6440">
        <w:t>the detection data</w:t>
      </w:r>
      <w:r w:rsidR="00192C11">
        <w:t xml:space="preserve"> we need to </w:t>
      </w:r>
      <w:r w:rsidR="0043782E">
        <w:t>prepare our occupancy covariates for analysis</w:t>
      </w:r>
      <w:r w:rsidR="00B76D68">
        <w:t xml:space="preserve">. </w:t>
      </w:r>
      <w:r w:rsidR="00F03774">
        <w:t>To represent</w:t>
      </w:r>
      <w:r>
        <w:t xml:space="preserve"> a gradient of</w:t>
      </w:r>
      <w:r w:rsidR="00F03774">
        <w:t xml:space="preserve"> urban intensity I </w:t>
      </w:r>
      <w:r>
        <w:t xml:space="preserve">used </w:t>
      </w:r>
      <w:r w:rsidR="00F03774">
        <w:t>the proportion of impervious cover within 1 km of each sampling location</w:t>
      </w:r>
      <w:r w:rsidR="001D594B">
        <w:t xml:space="preserve"> which was queried from the National Land Cover Database (Dewitz, 2019)</w:t>
      </w:r>
      <w:r w:rsidR="00F03774">
        <w:t xml:space="preserve">. To represent neighborhood wealth I </w:t>
      </w:r>
      <w:r>
        <w:t>used</w:t>
      </w:r>
      <w:r w:rsidR="00F03774">
        <w:t xml:space="preserve"> the median per capita income within 1 km of each </w:t>
      </w:r>
      <w:r w:rsidR="00CE799D">
        <w:t xml:space="preserve">site </w:t>
      </w:r>
      <w:r w:rsidR="00F03774">
        <w:t>from the 2014-2018 American Community Survey (</w:t>
      </w:r>
      <w:r w:rsidR="001D594B">
        <w:t>U.S. Census Bureau 2012</w:t>
      </w:r>
      <w:r w:rsidR="00F03774">
        <w:t>).</w:t>
      </w:r>
      <w:r>
        <w:t xml:space="preserve"> These two covariates can be queried from the </w:t>
      </w:r>
      <w:r w:rsidRPr="00782957">
        <w:rPr>
          <w:rFonts w:ascii="Lucida Console" w:hAnsi="Lucida Console"/>
        </w:rPr>
        <w:t>opossum_covariates</w:t>
      </w:r>
      <w:r>
        <w:t xml:space="preserve"> dataset located within </w:t>
      </w:r>
      <w:r w:rsidRPr="00782957">
        <w:rPr>
          <w:rFonts w:ascii="Lucida Console" w:hAnsi="Lucida Console"/>
        </w:rPr>
        <w:t>autoOcc</w:t>
      </w:r>
      <w:r w:rsidR="000E7791">
        <w:t>.</w:t>
      </w:r>
      <w:r w:rsidR="0043782E">
        <w:t xml:space="preserve"> After subsetting the data </w:t>
      </w:r>
      <w:r w:rsidR="00B57206">
        <w:t>I</w:t>
      </w:r>
      <w:r w:rsidR="0043782E">
        <w:t xml:space="preserve"> scale</w:t>
      </w:r>
      <w:r w:rsidR="00B57206">
        <w:t>d</w:t>
      </w:r>
      <w:r w:rsidR="0043782E">
        <w:t xml:space="preserve"> the covariates for our analysis by subtracting the</w:t>
      </w:r>
      <w:r w:rsidR="00CE799D">
        <w:t>ir</w:t>
      </w:r>
      <w:r w:rsidR="0043782E">
        <w:t xml:space="preserve"> mean and dividing by their standard deviation, which can help improve model convergence</w:t>
      </w:r>
      <w:r w:rsidR="008A6440">
        <w:t xml:space="preserve"> and interpretation</w:t>
      </w:r>
      <w:r w:rsidR="0043782E">
        <w:t>.</w:t>
      </w:r>
    </w:p>
    <w:p w14:paraId="4D559CF5" w14:textId="77777777" w:rsidR="00F03774" w:rsidRDefault="00F03774" w:rsidP="00152850"/>
    <w:p w14:paraId="597A681B" w14:textId="6E739DA1" w:rsidR="00F03774" w:rsidRPr="000E7791" w:rsidRDefault="00F03774" w:rsidP="00637F30">
      <w:pPr>
        <w:spacing w:line="240" w:lineRule="auto"/>
        <w:contextualSpacing/>
        <w:rPr>
          <w:rFonts w:ascii="Lucida Console" w:hAnsi="Lucida Console"/>
        </w:rPr>
      </w:pPr>
      <w:r w:rsidRPr="000E7791">
        <w:rPr>
          <w:rFonts w:ascii="Lucida Console" w:hAnsi="Lucida Console"/>
        </w:rPr>
        <w:t># load covariates</w:t>
      </w:r>
    </w:p>
    <w:p w14:paraId="4A3AFAE8" w14:textId="26425317" w:rsidR="00F03774" w:rsidRPr="000E7791" w:rsidRDefault="00F03774" w:rsidP="00F03774">
      <w:pPr>
        <w:spacing w:line="240" w:lineRule="auto"/>
        <w:contextualSpacing/>
        <w:rPr>
          <w:rFonts w:ascii="Lucida Console" w:hAnsi="Lucida Console"/>
        </w:rPr>
      </w:pPr>
      <w:r w:rsidRPr="000E7791">
        <w:rPr>
          <w:rFonts w:ascii="Lucida Console" w:hAnsi="Lucida Console"/>
        </w:rPr>
        <w:t>data("opossum_covariates")</w:t>
      </w:r>
    </w:p>
    <w:p w14:paraId="53B86508" w14:textId="77777777" w:rsidR="00F03774" w:rsidRPr="000E7791" w:rsidRDefault="00F03774" w:rsidP="00F03774">
      <w:pPr>
        <w:spacing w:line="240" w:lineRule="auto"/>
        <w:contextualSpacing/>
        <w:rPr>
          <w:rFonts w:ascii="Lucida Console" w:hAnsi="Lucida Console"/>
        </w:rPr>
      </w:pPr>
    </w:p>
    <w:p w14:paraId="6408BA12" w14:textId="49A86108" w:rsidR="00F03774" w:rsidRPr="000E7791" w:rsidRDefault="00F03774" w:rsidP="00F03774">
      <w:pPr>
        <w:spacing w:line="240" w:lineRule="auto"/>
        <w:contextualSpacing/>
        <w:rPr>
          <w:rFonts w:ascii="Lucida Console" w:hAnsi="Lucida Console"/>
        </w:rPr>
      </w:pPr>
      <w:r w:rsidRPr="000E7791">
        <w:rPr>
          <w:rFonts w:ascii="Lucida Console" w:hAnsi="Lucida Console"/>
        </w:rPr>
        <w:t># subset only impervious and income</w:t>
      </w:r>
    </w:p>
    <w:p w14:paraId="3DD74065" w14:textId="77777777" w:rsidR="00F03774" w:rsidRPr="000E7791" w:rsidRDefault="00F03774" w:rsidP="00F03774">
      <w:pPr>
        <w:spacing w:line="240" w:lineRule="auto"/>
        <w:contextualSpacing/>
        <w:rPr>
          <w:rFonts w:ascii="Lucida Console" w:hAnsi="Lucida Console"/>
        </w:rPr>
      </w:pPr>
      <w:r w:rsidRPr="000E7791">
        <w:rPr>
          <w:rFonts w:ascii="Lucida Console" w:hAnsi="Lucida Console"/>
        </w:rPr>
        <w:t>opossum_covariates &lt;- opossum_covariates[,</w:t>
      </w:r>
    </w:p>
    <w:p w14:paraId="05CE4633" w14:textId="77777777" w:rsidR="00F03774" w:rsidRPr="000E7791" w:rsidRDefault="00F03774" w:rsidP="00F03774">
      <w:pPr>
        <w:spacing w:line="240" w:lineRule="auto"/>
        <w:contextualSpacing/>
        <w:rPr>
          <w:rFonts w:ascii="Lucida Console" w:hAnsi="Lucida Console"/>
        </w:rPr>
      </w:pPr>
      <w:r w:rsidRPr="000E7791">
        <w:rPr>
          <w:rFonts w:ascii="Lucida Console" w:hAnsi="Lucida Console"/>
        </w:rPr>
        <w:t xml:space="preserve">  grep("Impervious|Income", colnames(opossum_covariates))</w:t>
      </w:r>
    </w:p>
    <w:p w14:paraId="298A29C7" w14:textId="5567CE65" w:rsidR="00F03774" w:rsidRPr="000E7791" w:rsidRDefault="00F03774" w:rsidP="00F03774">
      <w:pPr>
        <w:spacing w:line="240" w:lineRule="auto"/>
        <w:contextualSpacing/>
        <w:rPr>
          <w:rFonts w:ascii="Lucida Console" w:hAnsi="Lucida Console"/>
        </w:rPr>
      </w:pPr>
      <w:r w:rsidRPr="000E7791">
        <w:rPr>
          <w:rFonts w:ascii="Lucida Console" w:hAnsi="Lucida Console"/>
        </w:rPr>
        <w:t>]</w:t>
      </w:r>
    </w:p>
    <w:p w14:paraId="7D95BF52" w14:textId="3A875523" w:rsidR="00F03774" w:rsidRDefault="00F03774" w:rsidP="00F03774">
      <w:pPr>
        <w:spacing w:line="240" w:lineRule="auto"/>
        <w:contextualSpacing/>
      </w:pPr>
    </w:p>
    <w:p w14:paraId="6A5B81D7" w14:textId="1573DD02" w:rsidR="00F03774" w:rsidRPr="00F418E3" w:rsidRDefault="00F418E3" w:rsidP="00F03774">
      <w:pPr>
        <w:spacing w:line="240" w:lineRule="auto"/>
        <w:contextualSpacing/>
        <w:rPr>
          <w:rFonts w:ascii="Lucida Console" w:hAnsi="Lucida Console"/>
        </w:rPr>
      </w:pPr>
      <w:r w:rsidRPr="00F418E3">
        <w:rPr>
          <w:rFonts w:ascii="Lucida Console" w:hAnsi="Lucida Console"/>
        </w:rPr>
        <w:t xml:space="preserve"># </w:t>
      </w:r>
      <w:r w:rsidR="000E7791">
        <w:rPr>
          <w:rFonts w:ascii="Lucida Console" w:hAnsi="Lucida Console"/>
        </w:rPr>
        <w:t xml:space="preserve">make new data.frame, </w:t>
      </w:r>
      <w:r w:rsidRPr="00F418E3">
        <w:rPr>
          <w:rFonts w:ascii="Lucida Console" w:hAnsi="Lucida Console"/>
        </w:rPr>
        <w:t xml:space="preserve">scale covariates, and convert back to numeric </w:t>
      </w:r>
    </w:p>
    <w:p w14:paraId="4B737EB5" w14:textId="77777777" w:rsidR="00F03774" w:rsidRPr="00F03774" w:rsidRDefault="00F03774" w:rsidP="00F03774">
      <w:pPr>
        <w:spacing w:line="240" w:lineRule="auto"/>
        <w:contextualSpacing/>
        <w:rPr>
          <w:rFonts w:ascii="Lucida Console" w:hAnsi="Lucida Console"/>
        </w:rPr>
      </w:pPr>
      <w:r w:rsidRPr="00F03774">
        <w:rPr>
          <w:rFonts w:ascii="Lucida Console" w:hAnsi="Lucida Console"/>
        </w:rPr>
        <w:t>occ_cov_list &lt;- opossum_covariates</w:t>
      </w:r>
    </w:p>
    <w:p w14:paraId="28D0BBB3" w14:textId="77777777" w:rsidR="00F03774" w:rsidRPr="00F03774" w:rsidRDefault="00F03774" w:rsidP="00F03774">
      <w:pPr>
        <w:spacing w:line="240" w:lineRule="auto"/>
        <w:contextualSpacing/>
        <w:rPr>
          <w:rFonts w:ascii="Lucida Console" w:hAnsi="Lucida Console"/>
        </w:rPr>
      </w:pPr>
      <w:r w:rsidRPr="00F03774">
        <w:rPr>
          <w:rFonts w:ascii="Lucida Console" w:hAnsi="Lucida Console"/>
        </w:rPr>
        <w:t>occ_cov_list$Impervious &lt;- as.numeric(scale(occ_cov_list$Impervious))</w:t>
      </w:r>
    </w:p>
    <w:p w14:paraId="4505F0C2" w14:textId="6ABD829D" w:rsidR="00F03774" w:rsidRPr="00F03774" w:rsidRDefault="00F03774" w:rsidP="00F03774">
      <w:pPr>
        <w:spacing w:line="240" w:lineRule="auto"/>
        <w:contextualSpacing/>
        <w:rPr>
          <w:rFonts w:ascii="Lucida Console" w:hAnsi="Lucida Console"/>
        </w:rPr>
      </w:pPr>
      <w:r w:rsidRPr="00F03774">
        <w:rPr>
          <w:rFonts w:ascii="Lucida Console" w:hAnsi="Lucida Console"/>
        </w:rPr>
        <w:t>occ_cov_list$Income &lt;- as.numeric(scale(occ_cov_list$Income))</w:t>
      </w:r>
    </w:p>
    <w:p w14:paraId="3538B31F" w14:textId="77777777" w:rsidR="00F03774" w:rsidRDefault="00F03774" w:rsidP="00F03774">
      <w:pPr>
        <w:spacing w:line="240" w:lineRule="auto"/>
        <w:contextualSpacing/>
      </w:pPr>
    </w:p>
    <w:p w14:paraId="342D9FD8" w14:textId="4ECD8DD5" w:rsidR="00F03774" w:rsidRDefault="00D57915" w:rsidP="00B57206">
      <w:pPr>
        <w:spacing w:line="240" w:lineRule="auto"/>
        <w:ind w:firstLine="720"/>
        <w:contextualSpacing/>
      </w:pPr>
      <w:r>
        <w:t xml:space="preserve">As a reminder, </w:t>
      </w:r>
      <w:r w:rsidR="008A6440">
        <w:t>we</w:t>
      </w:r>
      <w:r>
        <w:t xml:space="preserve"> wanted to quantify the relationship between opossum detection probability and average weekly temperature, which was summarized from daily temperatures provided by NCDC (</w:t>
      </w:r>
      <w:r w:rsidR="00E3165D">
        <w:t>NCDC 2023</w:t>
      </w:r>
      <w:r>
        <w:t xml:space="preserve">). </w:t>
      </w:r>
      <w:r w:rsidR="00257966">
        <w:t xml:space="preserve">As temperature varies across each week of sampling, these data need to be stored in a matrix with a number of rows equal to the number of sites and a number of columns equal to the number of surveys conducted over the entire study. </w:t>
      </w:r>
      <w:r w:rsidR="008A6440">
        <w:t xml:space="preserve">From there, this matrix can be stored within a named list. </w:t>
      </w:r>
      <w:r w:rsidR="00257966">
        <w:t xml:space="preserve">In our example we have 96 sites, 4 seasons of data, </w:t>
      </w:r>
      <w:r w:rsidR="00E3165D">
        <w:t xml:space="preserve">and </w:t>
      </w:r>
      <w:r w:rsidR="00257966">
        <w:t>4 weeks of sampling within each season</w:t>
      </w:r>
      <w:r w:rsidR="008A6440">
        <w:t xml:space="preserve"> so </w:t>
      </w:r>
      <w:r w:rsidR="00257966">
        <w:t>the matrix for our weekly temperature covariate will have 96 rows and 16 columns</w:t>
      </w:r>
      <w:r w:rsidR="00E3165D">
        <w:t xml:space="preserve"> such that the first four columns are associated to the four weeks of sampling in the first season and the last four columns are associated to the four weeks of sampling in the last season</w:t>
      </w:r>
      <w:r w:rsidR="00257966">
        <w:t xml:space="preserve">. As the temperature data </w:t>
      </w:r>
      <w:r w:rsidR="00E3165D">
        <w:t xml:space="preserve">I queried </w:t>
      </w:r>
      <w:r w:rsidR="00257966">
        <w:t>did not vary across space</w:t>
      </w:r>
      <w:r w:rsidR="00CE799D">
        <w:t xml:space="preserve"> I</w:t>
      </w:r>
      <w:r w:rsidR="00257966">
        <w:t xml:space="preserve"> replicate</w:t>
      </w:r>
      <w:r w:rsidR="00CE799D">
        <w:t>d</w:t>
      </w:r>
      <w:r w:rsidR="00257966">
        <w:t xml:space="preserve"> </w:t>
      </w:r>
      <w:r w:rsidR="00637F30">
        <w:t>the same value along each column vector</w:t>
      </w:r>
      <w:r w:rsidR="00257966">
        <w:t>. Thus, assuming we have summarized our weather data down to 16 values, one for each week of sampling, the matrix for this detection covariate is</w:t>
      </w:r>
    </w:p>
    <w:p w14:paraId="4585FD11" w14:textId="77777777" w:rsidR="00257966" w:rsidRDefault="00257966" w:rsidP="00B57206">
      <w:pPr>
        <w:spacing w:line="240" w:lineRule="auto"/>
        <w:ind w:firstLine="720"/>
        <w:contextualSpacing/>
      </w:pPr>
    </w:p>
    <w:p w14:paraId="0ED4BFDF" w14:textId="0351B458" w:rsidR="00257966" w:rsidRPr="00637F30" w:rsidRDefault="00257966" w:rsidP="00243947">
      <w:pPr>
        <w:spacing w:line="240" w:lineRule="auto"/>
        <w:contextualSpacing/>
        <w:rPr>
          <w:rFonts w:ascii="Lucida Console" w:hAnsi="Lucida Console"/>
        </w:rPr>
      </w:pPr>
      <w:r w:rsidRPr="00637F30">
        <w:rPr>
          <w:rFonts w:ascii="Lucida Console" w:hAnsi="Lucida Console"/>
        </w:rPr>
        <w:t>Temperature &lt;- matrix(</w:t>
      </w:r>
    </w:p>
    <w:p w14:paraId="12D189CF" w14:textId="6C42E6CA"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rep(</w:t>
      </w:r>
    </w:p>
    <w:p w14:paraId="0BA07BBB" w14:textId="03A7BE0C"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as.numeric(</w:t>
      </w:r>
    </w:p>
    <w:p w14:paraId="26B76AE2" w14:textId="2A1912CD" w:rsidR="00257966" w:rsidRPr="00637F30" w:rsidRDefault="00243947" w:rsidP="00243947">
      <w:pPr>
        <w:spacing w:line="240" w:lineRule="auto"/>
        <w:contextualSpacing/>
        <w:rPr>
          <w:rFonts w:ascii="Lucida Console" w:hAnsi="Lucida Console"/>
        </w:rPr>
      </w:pPr>
      <w:r>
        <w:rPr>
          <w:rFonts w:ascii="Lucida Console" w:hAnsi="Lucida Console"/>
        </w:rPr>
        <w:t xml:space="preserve">      s</w:t>
      </w:r>
      <w:r w:rsidR="00257966" w:rsidRPr="00637F30">
        <w:rPr>
          <w:rFonts w:ascii="Lucida Console" w:hAnsi="Lucida Console"/>
        </w:rPr>
        <w:t>cale(</w:t>
      </w:r>
    </w:p>
    <w:p w14:paraId="5ECD5820" w14:textId="77777777" w:rsidR="00243947" w:rsidRDefault="00257966" w:rsidP="00243947">
      <w:pPr>
        <w:spacing w:line="240" w:lineRule="auto"/>
        <w:contextualSpacing/>
        <w:rPr>
          <w:rFonts w:ascii="Lucida Console" w:hAnsi="Lucida Console"/>
        </w:rPr>
      </w:pPr>
      <w:r w:rsidRPr="00637F30">
        <w:rPr>
          <w:rFonts w:ascii="Lucida Console" w:hAnsi="Lucida Console"/>
        </w:rPr>
        <w:t xml:space="preserve">    </w:t>
      </w:r>
      <w:r w:rsidR="00243947">
        <w:rPr>
          <w:rFonts w:ascii="Lucida Console" w:hAnsi="Lucida Console"/>
        </w:rPr>
        <w:t xml:space="preserve">    </w:t>
      </w:r>
      <w:r w:rsidRPr="00637F30">
        <w:rPr>
          <w:rFonts w:ascii="Lucida Console" w:hAnsi="Lucida Console"/>
        </w:rPr>
        <w:t>weather_data_vector</w:t>
      </w:r>
    </w:p>
    <w:p w14:paraId="4E55B2B5" w14:textId="51947CF2"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8B5A458" w14:textId="54A45144"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B6E8E98" w14:textId="6EB45B78"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each = dim(opossum_y)[1]</w:t>
      </w:r>
    </w:p>
    <w:p w14:paraId="5B615A1F" w14:textId="07E0CF5F"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40CB4FAC" w14:textId="7B8BB448"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nrow = dim(opossum_y)[1],</w:t>
      </w:r>
    </w:p>
    <w:p w14:paraId="52BC4F5A" w14:textId="1F484AB0"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ncol = prod(</w:t>
      </w:r>
    </w:p>
    <w:p w14:paraId="1D3D0FAE" w14:textId="44CDC8B2" w:rsidR="00257966" w:rsidRPr="00637F30"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dim(opossum_y)[2:3]</w:t>
      </w:r>
    </w:p>
    <w:p w14:paraId="3F6670DC" w14:textId="77777777" w:rsidR="00243947" w:rsidRDefault="00243947" w:rsidP="00243947">
      <w:pPr>
        <w:spacing w:line="240" w:lineRule="auto"/>
        <w:contextualSpacing/>
        <w:rPr>
          <w:rFonts w:ascii="Lucida Console" w:hAnsi="Lucida Console"/>
        </w:rPr>
      </w:pPr>
      <w:r>
        <w:rPr>
          <w:rFonts w:ascii="Lucida Console" w:hAnsi="Lucida Console"/>
        </w:rPr>
        <w:t xml:space="preserve">  </w:t>
      </w:r>
      <w:r w:rsidR="00257966" w:rsidRPr="00637F30">
        <w:rPr>
          <w:rFonts w:ascii="Lucida Console" w:hAnsi="Lucida Console"/>
        </w:rPr>
        <w:t>)</w:t>
      </w:r>
    </w:p>
    <w:p w14:paraId="7C08922B" w14:textId="60A89B9B" w:rsidR="00257966" w:rsidRPr="00637F30" w:rsidRDefault="00257966" w:rsidP="00243947">
      <w:pPr>
        <w:spacing w:line="240" w:lineRule="auto"/>
        <w:contextualSpacing/>
        <w:rPr>
          <w:rFonts w:ascii="Lucida Console" w:hAnsi="Lucida Console"/>
        </w:rPr>
      </w:pPr>
      <w:r w:rsidRPr="00637F30">
        <w:rPr>
          <w:rFonts w:ascii="Lucida Console" w:hAnsi="Lucida Console"/>
        </w:rPr>
        <w:t>)</w:t>
      </w:r>
    </w:p>
    <w:p w14:paraId="7D31A85B" w14:textId="77777777" w:rsidR="00257966" w:rsidRDefault="00257966" w:rsidP="00F03774">
      <w:pPr>
        <w:spacing w:line="240" w:lineRule="auto"/>
        <w:contextualSpacing/>
      </w:pPr>
    </w:p>
    <w:p w14:paraId="321DFBFE" w14:textId="0BF54393" w:rsidR="00257966" w:rsidRDefault="00E3165D" w:rsidP="00CE799D">
      <w:pPr>
        <w:spacing w:line="240" w:lineRule="auto"/>
        <w:ind w:firstLine="720"/>
        <w:contextualSpacing/>
      </w:pPr>
      <w:r>
        <w:t xml:space="preserve">Where </w:t>
      </w:r>
      <w:r w:rsidRPr="00E3165D">
        <w:rPr>
          <w:rFonts w:ascii="Lucida Console" w:hAnsi="Lucida Console"/>
        </w:rPr>
        <w:t>weather_data_vector</w:t>
      </w:r>
      <w:r>
        <w:t xml:space="preserve"> is a numeric vector that contains the 16 temperature values that were queried. </w:t>
      </w:r>
      <w:r w:rsidR="00CE799D">
        <w:t>If we had a temporal covariate or spatiotemporal covariate that only varied by primary sampling period and not surveys we could instead store those data in a site by season matrix. Our temperature matrix</w:t>
      </w:r>
      <w:r w:rsidR="00257966">
        <w:t xml:space="preserve">, as well as any other covariates we may want to </w:t>
      </w:r>
      <w:r w:rsidR="00CE799D">
        <w:t>include on opossum detection probability</w:t>
      </w:r>
      <w:r w:rsidR="00257966">
        <w:t xml:space="preserve">, </w:t>
      </w:r>
      <w:r w:rsidR="00CE799D">
        <w:t xml:space="preserve">are stored </w:t>
      </w:r>
      <w:r w:rsidR="00257966">
        <w:t>within a named list.</w:t>
      </w:r>
      <w:r w:rsidR="00243947">
        <w:t xml:space="preserve"> </w:t>
      </w:r>
      <w:r w:rsidR="00CE799D">
        <w:t>For example, if I wanted to control for our two social-ecological gradients on detection probability they can be included like so</w:t>
      </w:r>
    </w:p>
    <w:p w14:paraId="7C5A6A5F" w14:textId="77777777" w:rsidR="00637F30" w:rsidRDefault="00637F30" w:rsidP="00F03774">
      <w:pPr>
        <w:spacing w:line="240" w:lineRule="auto"/>
        <w:contextualSpacing/>
      </w:pPr>
    </w:p>
    <w:p w14:paraId="2526B5AF" w14:textId="77777777" w:rsidR="00637F30" w:rsidRPr="00B974D0" w:rsidRDefault="00637F30" w:rsidP="00637F30">
      <w:pPr>
        <w:spacing w:line="240" w:lineRule="auto"/>
        <w:contextualSpacing/>
        <w:rPr>
          <w:rFonts w:ascii="Lucida Console" w:hAnsi="Lucida Console"/>
        </w:rPr>
      </w:pPr>
      <w:r w:rsidRPr="00B974D0">
        <w:rPr>
          <w:rFonts w:ascii="Lucida Console" w:hAnsi="Lucida Console"/>
        </w:rPr>
        <w:t>det_cov_list &lt;- list(</w:t>
      </w:r>
    </w:p>
    <w:p w14:paraId="6BE792AD" w14:textId="04A89036" w:rsidR="00637F30" w:rsidRPr="00B974D0" w:rsidRDefault="00637F30" w:rsidP="00243947">
      <w:pPr>
        <w:spacing w:line="240" w:lineRule="auto"/>
        <w:contextualSpacing/>
        <w:rPr>
          <w:rFonts w:ascii="Lucida Console" w:hAnsi="Lucida Console"/>
        </w:rPr>
      </w:pPr>
      <w:r w:rsidRPr="00B974D0">
        <w:rPr>
          <w:rFonts w:ascii="Lucida Console" w:hAnsi="Lucida Console"/>
        </w:rPr>
        <w:t xml:space="preserve">  Temperature = </w:t>
      </w:r>
      <w:r w:rsidR="00243947" w:rsidRPr="00B974D0">
        <w:rPr>
          <w:rFonts w:ascii="Lucida Console" w:hAnsi="Lucida Console"/>
        </w:rPr>
        <w:t>Temperature,</w:t>
      </w:r>
    </w:p>
    <w:p w14:paraId="2DF2EF2F" w14:textId="77777777" w:rsidR="00637F30" w:rsidRPr="00B974D0" w:rsidRDefault="00637F30" w:rsidP="00637F30">
      <w:pPr>
        <w:spacing w:line="240" w:lineRule="auto"/>
        <w:contextualSpacing/>
        <w:rPr>
          <w:rFonts w:ascii="Lucida Console" w:hAnsi="Lucida Console"/>
        </w:rPr>
      </w:pPr>
      <w:r w:rsidRPr="00B974D0">
        <w:rPr>
          <w:rFonts w:ascii="Lucida Console" w:hAnsi="Lucida Console"/>
        </w:rPr>
        <w:t xml:space="preserve">  Impervious = occ_cov_list$Impervious,</w:t>
      </w:r>
    </w:p>
    <w:p w14:paraId="5BCEAD1F" w14:textId="77777777" w:rsidR="00637F30" w:rsidRPr="00B974D0" w:rsidRDefault="00637F30" w:rsidP="00637F30">
      <w:pPr>
        <w:spacing w:line="240" w:lineRule="auto"/>
        <w:contextualSpacing/>
        <w:rPr>
          <w:rFonts w:ascii="Lucida Console" w:hAnsi="Lucida Console"/>
        </w:rPr>
      </w:pPr>
      <w:r w:rsidRPr="00B974D0">
        <w:rPr>
          <w:rFonts w:ascii="Lucida Console" w:hAnsi="Lucida Console"/>
        </w:rPr>
        <w:t xml:space="preserve">  Income = occ_cov_list$Income</w:t>
      </w:r>
    </w:p>
    <w:p w14:paraId="762BFBB5" w14:textId="22D4704E" w:rsidR="00637F30" w:rsidRPr="00B974D0" w:rsidRDefault="00637F30" w:rsidP="00637F30">
      <w:pPr>
        <w:spacing w:line="240" w:lineRule="auto"/>
        <w:contextualSpacing/>
        <w:rPr>
          <w:rFonts w:ascii="Lucida Console" w:hAnsi="Lucida Console"/>
        </w:rPr>
      </w:pPr>
      <w:r w:rsidRPr="00B974D0">
        <w:rPr>
          <w:rFonts w:ascii="Lucida Console" w:hAnsi="Lucida Console"/>
        </w:rPr>
        <w:t>)</w:t>
      </w:r>
    </w:p>
    <w:p w14:paraId="133DEFD3" w14:textId="77777777" w:rsidR="00243947" w:rsidRDefault="00243947" w:rsidP="00637F30">
      <w:pPr>
        <w:spacing w:line="240" w:lineRule="auto"/>
        <w:contextualSpacing/>
      </w:pPr>
    </w:p>
    <w:p w14:paraId="34A4B213" w14:textId="0B4284BB" w:rsidR="00243947" w:rsidRDefault="00243947" w:rsidP="00191487">
      <w:pPr>
        <w:spacing w:line="240" w:lineRule="auto"/>
        <w:ind w:firstLine="720"/>
        <w:contextualSpacing/>
      </w:pPr>
      <w:r>
        <w:t xml:space="preserve">With these three pieces of data you can use </w:t>
      </w:r>
      <w:r w:rsidRPr="00243947">
        <w:rPr>
          <w:rFonts w:ascii="Lucida Console" w:hAnsi="Lucida Console"/>
        </w:rPr>
        <w:t>autoOcc</w:t>
      </w:r>
      <w:r>
        <w:t xml:space="preserve"> to fit a suite of models with the </w:t>
      </w:r>
      <w:r w:rsidRPr="00243947">
        <w:rPr>
          <w:rFonts w:ascii="Lucida Console" w:hAnsi="Lucida Console"/>
        </w:rPr>
        <w:t>auto_occ()</w:t>
      </w:r>
      <w:r>
        <w:t xml:space="preserve"> function and then compare their relative fit with </w:t>
      </w:r>
      <w:r w:rsidRPr="00243947">
        <w:rPr>
          <w:rFonts w:ascii="Lucida Console" w:hAnsi="Lucida Console"/>
        </w:rPr>
        <w:t>compare_models()</w:t>
      </w:r>
      <w:r>
        <w:t xml:space="preserve">. For this analysis I fitted 10 models. Models </w:t>
      </w:r>
      <w:r w:rsidR="00B974D0">
        <w:t xml:space="preserve">understandably </w:t>
      </w:r>
      <w:r>
        <w:t xml:space="preserve">varied in which covariates were included </w:t>
      </w:r>
      <w:r w:rsidR="00B974D0">
        <w:t>but also</w:t>
      </w:r>
      <w:r>
        <w:t xml:space="preserve"> whether those covariates had a quadratic term</w:t>
      </w:r>
      <w:r w:rsidR="00B974D0">
        <w:t xml:space="preserve">. For example, there are 8 possible models that could be fitted with two occupancy covariates, both with and without quadratic terms. The </w:t>
      </w:r>
      <w:r w:rsidR="00191487">
        <w:t>last</w:t>
      </w:r>
      <w:r w:rsidR="00B974D0">
        <w:t xml:space="preserve"> two models included a temperature only model (i.e., intercept only for occupancy, but temperature and temperature</w:t>
      </w:r>
      <w:r w:rsidR="00B974D0">
        <w:rPr>
          <w:vertAlign w:val="superscript"/>
        </w:rPr>
        <w:t>2</w:t>
      </w:r>
      <w:r w:rsidR="00B974D0">
        <w:t xml:space="preserve"> on detection probability) and a null model. Every model except for the null model included temperature and temperature</w:t>
      </w:r>
      <w:r w:rsidR="00B974D0">
        <w:rPr>
          <w:vertAlign w:val="superscript"/>
        </w:rPr>
        <w:t>2</w:t>
      </w:r>
      <w:r w:rsidR="00B974D0">
        <w:t xml:space="preserve"> in the detection </w:t>
      </w:r>
      <w:r w:rsidR="002933C0">
        <w:t>logit-linear predictor</w:t>
      </w:r>
      <w:r w:rsidR="00B974D0">
        <w:t xml:space="preserve">.  As an example, the global model </w:t>
      </w:r>
      <w:r w:rsidR="00191487">
        <w:t>c</w:t>
      </w:r>
      <w:r w:rsidR="00B974D0">
        <w:t>ould be specified as</w:t>
      </w:r>
    </w:p>
    <w:p w14:paraId="08BD637C" w14:textId="77777777" w:rsidR="00B974D0" w:rsidRDefault="00B974D0" w:rsidP="00B974D0">
      <w:pPr>
        <w:spacing w:line="240" w:lineRule="auto"/>
        <w:contextualSpacing/>
      </w:pPr>
    </w:p>
    <w:p w14:paraId="6E3F2B80" w14:textId="440010C4"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global_quadratic &lt;- auto_occ(</w:t>
      </w:r>
    </w:p>
    <w:p w14:paraId="07D0D163" w14:textId="2A0AF49C" w:rsidR="00B974D0" w:rsidRDefault="00B974D0" w:rsidP="00B974D0">
      <w:pPr>
        <w:spacing w:line="240" w:lineRule="auto"/>
        <w:contextualSpacing/>
        <w:rPr>
          <w:rFonts w:ascii="Lucida Console" w:hAnsi="Lucida Console"/>
        </w:rPr>
      </w:pPr>
      <w:r w:rsidRPr="00B974D0">
        <w:rPr>
          <w:rFonts w:ascii="Lucida Console" w:hAnsi="Lucida Console"/>
        </w:rPr>
        <w:t xml:space="preserve">  </w:t>
      </w:r>
      <w:r>
        <w:rPr>
          <w:rFonts w:ascii="Lucida Console" w:hAnsi="Lucida Console"/>
        </w:rPr>
        <w:t xml:space="preserve">  </w:t>
      </w:r>
      <w:r w:rsidRPr="00B974D0">
        <w:rPr>
          <w:rFonts w:ascii="Lucida Console" w:hAnsi="Lucida Console"/>
        </w:rPr>
        <w:t xml:space="preserve">~Temperature + I(Temperature^2) + </w:t>
      </w:r>
    </w:p>
    <w:p w14:paraId="29345EC1" w14:textId="04B3A44A" w:rsidR="00B974D0" w:rsidRPr="00B974D0" w:rsidRDefault="00B974D0" w:rsidP="00B974D0">
      <w:pPr>
        <w:spacing w:line="240" w:lineRule="auto"/>
        <w:contextualSpacing/>
        <w:rPr>
          <w:rFonts w:ascii="Lucida Console" w:hAnsi="Lucida Console"/>
        </w:rPr>
      </w:pPr>
      <w:r>
        <w:rPr>
          <w:rFonts w:ascii="Lucida Console" w:hAnsi="Lucida Console"/>
        </w:rPr>
        <w:t xml:space="preserve">    </w:t>
      </w:r>
      <w:r w:rsidRPr="00B974D0">
        <w:rPr>
          <w:rFonts w:ascii="Lucida Console" w:hAnsi="Lucida Console"/>
        </w:rPr>
        <w:t>Impervious + I(Impervious^2) + Income + I(Income^2)</w:t>
      </w:r>
    </w:p>
    <w:p w14:paraId="5128A370" w14:textId="310A5795"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~Impervious + I(Impervious^2) + Income + I(Income^2),</w:t>
      </w:r>
    </w:p>
    <w:p w14:paraId="1F12D927" w14:textId="77777777"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y = opossum_y,</w:t>
      </w:r>
    </w:p>
    <w:p w14:paraId="3121825D" w14:textId="77777777"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det_covs = det_cov_list,</w:t>
      </w:r>
    </w:p>
    <w:p w14:paraId="6D92F16A" w14:textId="77777777" w:rsidR="00B974D0" w:rsidRPr="00B974D0" w:rsidRDefault="00B974D0" w:rsidP="00B974D0">
      <w:pPr>
        <w:spacing w:line="240" w:lineRule="auto"/>
        <w:contextualSpacing/>
        <w:rPr>
          <w:rFonts w:ascii="Lucida Console" w:hAnsi="Lucida Console"/>
        </w:rPr>
      </w:pPr>
      <w:r w:rsidRPr="00B974D0">
        <w:rPr>
          <w:rFonts w:ascii="Lucida Console" w:hAnsi="Lucida Console"/>
        </w:rPr>
        <w:t xml:space="preserve">    occ_covs = occ_cov_list</w:t>
      </w:r>
    </w:p>
    <w:p w14:paraId="0C09A6B9" w14:textId="39446239" w:rsidR="00B974D0" w:rsidRDefault="00B974D0" w:rsidP="00B974D0">
      <w:pPr>
        <w:spacing w:line="240" w:lineRule="auto"/>
        <w:contextualSpacing/>
        <w:rPr>
          <w:rFonts w:ascii="Lucida Console" w:hAnsi="Lucida Console"/>
        </w:rPr>
      </w:pPr>
      <w:r w:rsidRPr="00B974D0">
        <w:rPr>
          <w:rFonts w:ascii="Lucida Console" w:hAnsi="Lucida Console"/>
        </w:rPr>
        <w:t xml:space="preserve">  )</w:t>
      </w:r>
    </w:p>
    <w:p w14:paraId="78534AEB" w14:textId="77777777" w:rsidR="00B974D0" w:rsidRDefault="00B974D0" w:rsidP="00B974D0">
      <w:pPr>
        <w:spacing w:line="240" w:lineRule="auto"/>
        <w:contextualSpacing/>
        <w:rPr>
          <w:rFonts w:ascii="Lucida Console" w:hAnsi="Lucida Console"/>
        </w:rPr>
      </w:pPr>
    </w:p>
    <w:p w14:paraId="40D72D91" w14:textId="607CD8CF" w:rsidR="00B974D0" w:rsidRDefault="00B974D0" w:rsidP="003544DA">
      <w:pPr>
        <w:spacing w:line="240" w:lineRule="auto"/>
        <w:ind w:firstLine="720"/>
        <w:contextualSpacing/>
      </w:pPr>
      <w:r>
        <w:t>Note that the model formulas are the first argument</w:t>
      </w:r>
      <w:r w:rsidR="00FC2E22">
        <w:t xml:space="preserve"> of this function</w:t>
      </w:r>
      <w:r>
        <w:t>, and just as with the u</w:t>
      </w:r>
      <w:r w:rsidRPr="00B974D0">
        <w:rPr>
          <w:rFonts w:ascii="Lucida Console" w:hAnsi="Lucida Console"/>
        </w:rPr>
        <w:t>nmarked</w:t>
      </w:r>
      <w:r w:rsidR="00411B2F">
        <w:rPr>
          <w:rFonts w:ascii="Lucida Console" w:hAnsi="Lucida Console"/>
        </w:rPr>
        <w:t xml:space="preserve"> </w:t>
      </w:r>
      <w:r>
        <w:t xml:space="preserve">package, </w:t>
      </w:r>
      <w:r w:rsidR="00FC2E22">
        <w:t xml:space="preserve">are written </w:t>
      </w:r>
      <w:r>
        <w:t>as a double right-hand side formula for detection and occupancy</w:t>
      </w:r>
      <w:r w:rsidR="00CE13B3">
        <w:t>,</w:t>
      </w:r>
      <w:r>
        <w:t xml:space="preserve"> in that order.</w:t>
      </w:r>
      <w:r w:rsidR="00191487">
        <w:t xml:space="preserve"> After fitting the remaining models</w:t>
      </w:r>
      <w:r w:rsidR="00E715D4">
        <w:t xml:space="preserve"> and </w:t>
      </w:r>
      <w:r w:rsidR="002933C0">
        <w:t>storing them in a list</w:t>
      </w:r>
      <w:r w:rsidR="00E715D4">
        <w:t xml:space="preserve"> you can compare their relative fit with the </w:t>
      </w:r>
      <w:r w:rsidR="00E715D4" w:rsidRPr="00E715D4">
        <w:rPr>
          <w:rFonts w:ascii="Lucida Console" w:hAnsi="Lucida Console"/>
        </w:rPr>
        <w:t>compare_models()</w:t>
      </w:r>
      <w:r w:rsidR="00E715D4">
        <w:t xml:space="preserve"> function</w:t>
      </w:r>
      <w:r w:rsidR="00E3165D">
        <w:t xml:space="preserve"> via AIC</w:t>
      </w:r>
      <w:r w:rsidR="00E715D4">
        <w:t>.</w:t>
      </w:r>
      <w:r w:rsidR="002933C0">
        <w:t xml:space="preserve"> </w:t>
      </w:r>
      <w:r w:rsidR="00E715D4">
        <w:t>There was only</w:t>
      </w:r>
      <w:r w:rsidR="00191487">
        <w:t xml:space="preserve"> one competitive model which included a linear effect of income on opossum occupancy but a quadratic effect of impervious cover</w:t>
      </w:r>
      <w:r w:rsidR="00E715D4">
        <w:t xml:space="preserve">, and we can use the </w:t>
      </w:r>
      <w:r w:rsidR="00E715D4" w:rsidRPr="00E715D4">
        <w:rPr>
          <w:rFonts w:ascii="Lucida Console" w:hAnsi="Lucida Console"/>
        </w:rPr>
        <w:t>summary()</w:t>
      </w:r>
      <w:r w:rsidR="00E715D4">
        <w:t xml:space="preserve"> function to look at the estimated parameters of this model.</w:t>
      </w:r>
    </w:p>
    <w:p w14:paraId="65235FD9" w14:textId="77777777" w:rsidR="00FC2E22" w:rsidRDefault="00FC2E22" w:rsidP="00B974D0">
      <w:pPr>
        <w:spacing w:line="240" w:lineRule="auto"/>
        <w:contextualSpacing/>
      </w:pPr>
    </w:p>
    <w:p w14:paraId="1EB7A710" w14:textId="3BC28BB0" w:rsidR="00FC2E22" w:rsidRPr="00E3165D" w:rsidRDefault="00FC2E22" w:rsidP="00B974D0">
      <w:pPr>
        <w:spacing w:line="240" w:lineRule="auto"/>
        <w:contextualSpacing/>
        <w:rPr>
          <w:rFonts w:ascii="Lucida Console" w:hAnsi="Lucida Console"/>
        </w:rPr>
      </w:pPr>
      <w:r w:rsidRPr="00E3165D">
        <w:rPr>
          <w:rFonts w:ascii="Lucida Console" w:hAnsi="Lucida Console"/>
        </w:rPr>
        <w:t># What the model list could look like after fitting the 10 models</w:t>
      </w:r>
    </w:p>
    <w:p w14:paraId="0B758E5E"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model_list &lt;- list(</w:t>
      </w:r>
    </w:p>
    <w:p w14:paraId="37E3519D"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global_quadratic = global_quadratic,</w:t>
      </w:r>
    </w:p>
    <w:p w14:paraId="26BEC6FC"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global = global,</w:t>
      </w:r>
    </w:p>
    <w:p w14:paraId="7FE467F1"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income_quadratic = income_quadratic,</w:t>
      </w:r>
    </w:p>
    <w:p w14:paraId="787483CE"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income_quad_imperv = income_quad_imperv,</w:t>
      </w:r>
    </w:p>
    <w:p w14:paraId="28F16E66"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income = income,</w:t>
      </w:r>
    </w:p>
    <w:p w14:paraId="5124FC92"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imperv_quadratic = imperv_quadratic,</w:t>
      </w:r>
    </w:p>
    <w:p w14:paraId="12FA4BC0"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imperv_quad_income = imperv_quad_income,</w:t>
      </w:r>
    </w:p>
    <w:p w14:paraId="2738CF01"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imperv = imperv,</w:t>
      </w:r>
    </w:p>
    <w:p w14:paraId="496A336D"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temperature = temp,</w:t>
      </w:r>
    </w:p>
    <w:p w14:paraId="0A43C32E"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null = null</w:t>
      </w:r>
    </w:p>
    <w:p w14:paraId="64A3625F"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w:t>
      </w:r>
    </w:p>
    <w:p w14:paraId="6B01CC39" w14:textId="77777777" w:rsidR="00FC2E22" w:rsidRPr="00E3165D" w:rsidRDefault="00FC2E22" w:rsidP="00FC2E22">
      <w:pPr>
        <w:spacing w:line="240" w:lineRule="auto"/>
        <w:contextualSpacing/>
        <w:rPr>
          <w:rFonts w:ascii="Lucida Console" w:hAnsi="Lucida Console"/>
        </w:rPr>
      </w:pPr>
    </w:p>
    <w:p w14:paraId="097E3BA7" w14:textId="35EF19D2" w:rsidR="00FC2E22" w:rsidRPr="00E3165D" w:rsidRDefault="00FC2E22" w:rsidP="00FC2E22">
      <w:pPr>
        <w:spacing w:line="240" w:lineRule="auto"/>
        <w:contextualSpacing/>
        <w:rPr>
          <w:rFonts w:ascii="Lucida Console" w:hAnsi="Lucida Console"/>
        </w:rPr>
      </w:pPr>
      <w:r w:rsidRPr="00E3165D">
        <w:rPr>
          <w:rFonts w:ascii="Lucida Console" w:hAnsi="Lucida Console"/>
        </w:rPr>
        <w:t># compare models via AIC</w:t>
      </w:r>
    </w:p>
    <w:p w14:paraId="3F048E42" w14:textId="3856CC07" w:rsidR="00FC2E22" w:rsidRPr="00E3165D" w:rsidRDefault="00FC2E22" w:rsidP="00FC2E22">
      <w:pPr>
        <w:spacing w:line="240" w:lineRule="auto"/>
        <w:contextualSpacing/>
        <w:rPr>
          <w:rFonts w:ascii="Lucida Console" w:hAnsi="Lucida Console"/>
        </w:rPr>
      </w:pPr>
      <w:r w:rsidRPr="00E3165D">
        <w:rPr>
          <w:rFonts w:ascii="Lucida Console" w:hAnsi="Lucida Console"/>
        </w:rPr>
        <w:t>aic_results &lt;- compare_models(</w:t>
      </w:r>
    </w:p>
    <w:p w14:paraId="2CD25504"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model_list,</w:t>
      </w:r>
    </w:p>
    <w:p w14:paraId="1C144888" w14:textId="77777777" w:rsidR="00FC2E22" w:rsidRPr="00E3165D" w:rsidRDefault="00FC2E22" w:rsidP="00FC2E22">
      <w:pPr>
        <w:spacing w:line="240" w:lineRule="auto"/>
        <w:contextualSpacing/>
        <w:rPr>
          <w:rFonts w:ascii="Lucida Console" w:hAnsi="Lucida Console"/>
        </w:rPr>
      </w:pPr>
      <w:r w:rsidRPr="00E3165D">
        <w:rPr>
          <w:rFonts w:ascii="Lucida Console" w:hAnsi="Lucida Console"/>
        </w:rPr>
        <w:t xml:space="preserve">  digits = 2</w:t>
      </w:r>
    </w:p>
    <w:p w14:paraId="7C622A0F" w14:textId="512F4739" w:rsidR="00FC2E22" w:rsidRPr="00E3165D" w:rsidRDefault="00FC2E22" w:rsidP="00FC2E22">
      <w:pPr>
        <w:spacing w:line="240" w:lineRule="auto"/>
        <w:contextualSpacing/>
        <w:rPr>
          <w:rFonts w:ascii="Lucida Console" w:hAnsi="Lucida Console"/>
        </w:rPr>
      </w:pPr>
      <w:r w:rsidRPr="00E3165D">
        <w:rPr>
          <w:rFonts w:ascii="Lucida Console" w:hAnsi="Lucida Console"/>
        </w:rPr>
        <w:t>)</w:t>
      </w:r>
    </w:p>
    <w:p w14:paraId="11D24252" w14:textId="77777777" w:rsidR="00FC2E22" w:rsidRDefault="00FC2E22" w:rsidP="00FC2E22">
      <w:pPr>
        <w:spacing w:line="240" w:lineRule="auto"/>
        <w:contextualSpacing/>
      </w:pPr>
    </w:p>
    <w:p w14:paraId="215A686D" w14:textId="74C26C43" w:rsidR="00FC2E22" w:rsidRPr="003544DA" w:rsidRDefault="00FC2E22" w:rsidP="00FC2E22">
      <w:pPr>
        <w:spacing w:line="240" w:lineRule="auto"/>
        <w:contextualSpacing/>
        <w:rPr>
          <w:rFonts w:ascii="Lucida Console" w:hAnsi="Lucida Console"/>
        </w:rPr>
      </w:pPr>
      <w:r w:rsidRPr="003544DA">
        <w:rPr>
          <w:rFonts w:ascii="Lucida Console" w:hAnsi="Lucida Console"/>
        </w:rPr>
        <w:t># Look at first few models</w:t>
      </w:r>
    </w:p>
    <w:p w14:paraId="17D7EF6C" w14:textId="77777777" w:rsidR="00FC2E22" w:rsidRPr="00FC2E22" w:rsidRDefault="00FC2E22" w:rsidP="00FC2E22">
      <w:pPr>
        <w:spacing w:line="240" w:lineRule="auto"/>
        <w:contextualSpacing/>
        <w:rPr>
          <w:rFonts w:ascii="Lucida Console" w:hAnsi="Lucida Console"/>
        </w:rPr>
      </w:pPr>
      <w:r w:rsidRPr="00FC2E22">
        <w:rPr>
          <w:rFonts w:ascii="Lucida Console" w:hAnsi="Lucida Console"/>
        </w:rPr>
        <w:t>head(aic_results, 3)</w:t>
      </w:r>
    </w:p>
    <w:p w14:paraId="5208B0EA" w14:textId="77777777" w:rsidR="00FC2E22" w:rsidRPr="00FC2E22" w:rsidRDefault="00FC2E22" w:rsidP="00FC2E22">
      <w:pPr>
        <w:spacing w:line="240" w:lineRule="auto"/>
        <w:contextualSpacing/>
        <w:rPr>
          <w:rFonts w:ascii="Lucida Console" w:hAnsi="Lucida Console"/>
        </w:rPr>
      </w:pPr>
      <w:r w:rsidRPr="00FC2E22">
        <w:rPr>
          <w:rFonts w:ascii="Lucida Console" w:hAnsi="Lucida Console"/>
        </w:rPr>
        <w:t xml:space="preserve">               model npar     AIC delta AICwt cumltvWt</w:t>
      </w:r>
    </w:p>
    <w:p w14:paraId="3277E111" w14:textId="35DB04F0" w:rsidR="00FC2E22" w:rsidRPr="00FC2E22" w:rsidRDefault="00FC2E22" w:rsidP="00FC2E22">
      <w:pPr>
        <w:spacing w:line="240" w:lineRule="auto"/>
        <w:contextualSpacing/>
        <w:rPr>
          <w:rFonts w:ascii="Lucida Console" w:hAnsi="Lucida Console"/>
        </w:rPr>
      </w:pPr>
      <w:r w:rsidRPr="00FC2E22">
        <w:rPr>
          <w:rFonts w:ascii="Lucida Console" w:hAnsi="Lucida Console"/>
        </w:rPr>
        <w:t xml:space="preserve"> imperv_quad_income   11 1213.11  0.00  0.55     0.55</w:t>
      </w:r>
    </w:p>
    <w:p w14:paraId="3C021DC5" w14:textId="2E593AD6" w:rsidR="00FC2E22" w:rsidRPr="00FC2E22" w:rsidRDefault="00FC2E22" w:rsidP="00FC2E22">
      <w:pPr>
        <w:spacing w:line="240" w:lineRule="auto"/>
        <w:contextualSpacing/>
        <w:rPr>
          <w:rFonts w:ascii="Lucida Console" w:hAnsi="Lucida Console"/>
        </w:rPr>
      </w:pPr>
      <w:r w:rsidRPr="00FC2E22">
        <w:rPr>
          <w:rFonts w:ascii="Lucida Console" w:hAnsi="Lucida Console"/>
        </w:rPr>
        <w:t xml:space="preserve">   global_quadratic   13 1215.27  2.16  0.19     0.74</w:t>
      </w:r>
    </w:p>
    <w:p w14:paraId="24C73DA1" w14:textId="303300CE" w:rsidR="00FC2E22" w:rsidRDefault="00FC2E22" w:rsidP="00FC2E22">
      <w:pPr>
        <w:spacing w:line="240" w:lineRule="auto"/>
        <w:contextualSpacing/>
        <w:rPr>
          <w:rFonts w:ascii="Lucida Console" w:hAnsi="Lucida Console"/>
        </w:rPr>
      </w:pPr>
      <w:r w:rsidRPr="00FC2E22">
        <w:rPr>
          <w:rFonts w:ascii="Lucida Console" w:hAnsi="Lucida Console"/>
        </w:rPr>
        <w:t xml:space="preserve">   imperv_quadratic    9 1216.16  3.05  0.12     0.86</w:t>
      </w:r>
    </w:p>
    <w:p w14:paraId="47DDBD0C" w14:textId="77777777" w:rsidR="00E715D4" w:rsidRDefault="00E715D4" w:rsidP="00FC2E22">
      <w:pPr>
        <w:spacing w:line="240" w:lineRule="auto"/>
        <w:contextualSpacing/>
        <w:rPr>
          <w:rFonts w:ascii="Lucida Console" w:hAnsi="Lucida Console"/>
        </w:rPr>
      </w:pPr>
    </w:p>
    <w:p w14:paraId="3F207B0C" w14:textId="6831EBEF" w:rsidR="00E715D4" w:rsidRDefault="00E715D4" w:rsidP="00FC2E22">
      <w:pPr>
        <w:spacing w:line="240" w:lineRule="auto"/>
        <w:contextualSpacing/>
        <w:rPr>
          <w:rFonts w:ascii="Lucida Console" w:hAnsi="Lucida Console"/>
        </w:rPr>
      </w:pPr>
      <w:r>
        <w:rPr>
          <w:rFonts w:ascii="Lucida Console" w:hAnsi="Lucida Console"/>
        </w:rPr>
        <w:t># Summarise best-fit model</w:t>
      </w:r>
    </w:p>
    <w:p w14:paraId="368C503A" w14:textId="49A94487" w:rsidR="00E715D4" w:rsidRDefault="00E715D4" w:rsidP="00FC2E22">
      <w:pPr>
        <w:spacing w:line="240" w:lineRule="auto"/>
        <w:contextualSpacing/>
        <w:rPr>
          <w:rFonts w:ascii="Lucida Console" w:hAnsi="Lucida Console"/>
        </w:rPr>
      </w:pPr>
      <w:r>
        <w:rPr>
          <w:rFonts w:ascii="Lucida Console" w:hAnsi="Lucida Console"/>
        </w:rPr>
        <w:t>summary(imperv_quad_income)</w:t>
      </w:r>
    </w:p>
    <w:p w14:paraId="69CC462F" w14:textId="77777777" w:rsidR="00E715D4" w:rsidRDefault="00E715D4" w:rsidP="00FC2E22">
      <w:pPr>
        <w:spacing w:line="240" w:lineRule="auto"/>
        <w:contextualSpacing/>
        <w:rPr>
          <w:rFonts w:ascii="Lucida Console" w:hAnsi="Lucida Console"/>
        </w:rPr>
      </w:pPr>
    </w:p>
    <w:p w14:paraId="40810105"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Call:</w:t>
      </w:r>
    </w:p>
    <w:p w14:paraId="3010E6EC"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autoOcc::auto_occ(formula = ~Temperature + I(Temperature^2) + </w:t>
      </w:r>
    </w:p>
    <w:p w14:paraId="1377B7DD"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Impervious + I(Impervious^2) + Income ~ Impervious + I(Impervious^2) + </w:t>
      </w:r>
    </w:p>
    <w:p w14:paraId="72D561BD"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Income, y = opossum_y, det_covs = det_cov_list, occ_covs = occ_cov_list)</w:t>
      </w:r>
    </w:p>
    <w:p w14:paraId="7F13824C" w14:textId="77777777" w:rsidR="00E715D4" w:rsidRPr="00E715D4" w:rsidRDefault="00E715D4" w:rsidP="00E715D4">
      <w:pPr>
        <w:spacing w:line="240" w:lineRule="auto"/>
        <w:contextualSpacing/>
        <w:rPr>
          <w:rFonts w:ascii="Lucida Console" w:hAnsi="Lucida Console"/>
        </w:rPr>
      </w:pPr>
    </w:p>
    <w:p w14:paraId="2A7A9A84" w14:textId="77777777" w:rsidR="00E715D4" w:rsidRPr="00E715D4" w:rsidRDefault="00E715D4" w:rsidP="00E715D4">
      <w:pPr>
        <w:spacing w:line="240" w:lineRule="auto"/>
        <w:contextualSpacing/>
        <w:rPr>
          <w:rFonts w:ascii="Lucida Console" w:hAnsi="Lucida Console"/>
        </w:rPr>
      </w:pPr>
    </w:p>
    <w:p w14:paraId="3C868C00"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lastRenderedPageBreak/>
        <w:t>optim convergence code: 0</w:t>
      </w:r>
    </w:p>
    <w:p w14:paraId="10B5B1DF"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optim iterations: 51 </w:t>
      </w:r>
    </w:p>
    <w:p w14:paraId="257571A2" w14:textId="77777777" w:rsidR="00E715D4" w:rsidRPr="00E715D4" w:rsidRDefault="00E715D4" w:rsidP="00E715D4">
      <w:pPr>
        <w:spacing w:line="240" w:lineRule="auto"/>
        <w:contextualSpacing/>
        <w:rPr>
          <w:rFonts w:ascii="Lucida Console" w:hAnsi="Lucida Console"/>
        </w:rPr>
      </w:pPr>
    </w:p>
    <w:p w14:paraId="2595217B"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Occupancy estimates:</w:t>
      </w:r>
    </w:p>
    <w:p w14:paraId="4FEAADAB" w14:textId="0BA29A39" w:rsidR="00E715D4" w:rsidRPr="00E715D4" w:rsidRDefault="00E36AF1" w:rsidP="00E36AF1">
      <w:pPr>
        <w:spacing w:line="240" w:lineRule="auto"/>
        <w:contextualSpacing/>
        <w:rPr>
          <w:rFonts w:ascii="Lucida Console" w:hAnsi="Lucida Console"/>
        </w:rPr>
      </w:pPr>
      <w:r>
        <w:rPr>
          <w:rFonts w:ascii="Lucida Console" w:hAnsi="Lucida Console"/>
        </w:rPr>
        <w:t xml:space="preserve">          </w:t>
      </w:r>
      <w:r w:rsidR="00E715D4" w:rsidRPr="00E715D4">
        <w:rPr>
          <w:rFonts w:ascii="Lucida Console" w:hAnsi="Lucida Console"/>
        </w:rPr>
        <w:t xml:space="preserve">parameter    </w:t>
      </w:r>
      <w:r>
        <w:rPr>
          <w:rFonts w:ascii="Lucida Console" w:hAnsi="Lucida Console"/>
        </w:rPr>
        <w:t xml:space="preserve">    </w:t>
      </w:r>
      <w:r w:rsidR="00E715D4" w:rsidRPr="00E715D4">
        <w:rPr>
          <w:rFonts w:ascii="Lucida Console" w:hAnsi="Lucida Console"/>
        </w:rPr>
        <w:t>Est</w:t>
      </w:r>
      <w:r>
        <w:rPr>
          <w:rFonts w:ascii="Lucida Console" w:hAnsi="Lucida Console"/>
        </w:rPr>
        <w:t xml:space="preserve">    </w:t>
      </w:r>
      <w:r w:rsidR="00E715D4" w:rsidRPr="00E715D4">
        <w:rPr>
          <w:rFonts w:ascii="Lucida Console" w:hAnsi="Lucida Console"/>
        </w:rPr>
        <w:t xml:space="preserve">SE </w:t>
      </w:r>
      <w:r>
        <w:rPr>
          <w:rFonts w:ascii="Lucida Console" w:hAnsi="Lucida Console"/>
        </w:rPr>
        <w:t xml:space="preserve"> </w:t>
      </w:r>
      <w:r w:rsidR="00E715D4" w:rsidRPr="00E715D4">
        <w:rPr>
          <w:rFonts w:ascii="Lucida Console" w:hAnsi="Lucida Console"/>
        </w:rPr>
        <w:t>lower   upper</w:t>
      </w:r>
      <w:r>
        <w:rPr>
          <w:rFonts w:ascii="Lucida Console" w:hAnsi="Lucida Console"/>
        </w:rPr>
        <w:t xml:space="preserve">        </w:t>
      </w:r>
      <w:r w:rsidR="00E715D4" w:rsidRPr="00E715D4">
        <w:rPr>
          <w:rFonts w:ascii="Lucida Console" w:hAnsi="Lucida Console"/>
        </w:rPr>
        <w:t>p</w:t>
      </w:r>
    </w:p>
    <w:p w14:paraId="79155701" w14:textId="6FB9E4A0" w:rsidR="00E715D4" w:rsidRPr="00E36AF1" w:rsidRDefault="00E36AF1" w:rsidP="00E36AF1">
      <w:pPr>
        <w:spacing w:line="240" w:lineRule="auto"/>
        <w:contextualSpacing/>
        <w:rPr>
          <w:rFonts w:ascii="Lucida Console" w:hAnsi="Lucida Console"/>
        </w:rPr>
      </w:pPr>
      <w:r>
        <w:rPr>
          <w:rFonts w:ascii="Lucida Console" w:hAnsi="Lucida Console"/>
        </w:rPr>
        <w:t xml:space="preserve">      </w:t>
      </w:r>
      <w:r w:rsidR="00E715D4" w:rsidRPr="00E36AF1">
        <w:rPr>
          <w:rFonts w:ascii="Lucida Console" w:hAnsi="Lucida Console"/>
        </w:rPr>
        <w:t xml:space="preserve">psi </w:t>
      </w:r>
      <w:r w:rsidR="000A1026" w:rsidRPr="00E36AF1">
        <w:rPr>
          <w:rFonts w:ascii="Lucida Console" w:hAnsi="Lucida Console"/>
        </w:rPr>
        <w:t>–</w:t>
      </w:r>
      <w:r w:rsidR="00E715D4" w:rsidRPr="00E36AF1">
        <w:rPr>
          <w:rFonts w:ascii="Lucida Console" w:hAnsi="Lucida Console"/>
        </w:rPr>
        <w:t xml:space="preserve"> (Intercept) -0.324 0.200 -0.716  0.0674 1.05e-01</w:t>
      </w:r>
    </w:p>
    <w:p w14:paraId="42B7B20E" w14:textId="1BF9FDB4"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Impervious -0.341 0.165 -0.664 -0.0177 3.87e-02</w:t>
      </w:r>
    </w:p>
    <w:p w14:paraId="1C36A41F" w14:textId="27D6C450"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psi </w:t>
      </w:r>
      <w:r w:rsidR="000A1026">
        <w:rPr>
          <w:rFonts w:ascii="Lucida Console" w:hAnsi="Lucida Console"/>
        </w:rPr>
        <w:t>–</w:t>
      </w:r>
      <w:r w:rsidRPr="00E715D4">
        <w:rPr>
          <w:rFonts w:ascii="Lucida Console" w:hAnsi="Lucida Console"/>
        </w:rPr>
        <w:t xml:space="preserve"> I(Impervious^2) -0.274 0.131 -0.531 -0.0180 3.60e-02</w:t>
      </w:r>
    </w:p>
    <w:p w14:paraId="7742F55A" w14:textId="30AFA6BE"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Income -0.279 0.164 -0.601  0.0436 9.02e-02</w:t>
      </w:r>
    </w:p>
    <w:p w14:paraId="5ECB7175" w14:textId="5DA306A5"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       psi </w:t>
      </w:r>
      <w:r w:rsidR="000A1026">
        <w:rPr>
          <w:rFonts w:ascii="Lucida Console" w:hAnsi="Lucida Console"/>
        </w:rPr>
        <w:t>–</w:t>
      </w:r>
      <w:r w:rsidRPr="00E715D4">
        <w:rPr>
          <w:rFonts w:ascii="Lucida Console" w:hAnsi="Lucida Console"/>
        </w:rPr>
        <w:t xml:space="preserve"> theta  1.637 0.365  0.922  2.3517 7.16e-06</w:t>
      </w:r>
    </w:p>
    <w:p w14:paraId="3DCC87C5" w14:textId="77777777" w:rsidR="00E715D4" w:rsidRPr="00E715D4" w:rsidRDefault="00E715D4" w:rsidP="00E715D4">
      <w:pPr>
        <w:spacing w:line="240" w:lineRule="auto"/>
        <w:contextualSpacing/>
        <w:rPr>
          <w:rFonts w:ascii="Lucida Console" w:hAnsi="Lucida Console"/>
        </w:rPr>
      </w:pPr>
    </w:p>
    <w:p w14:paraId="6A816A7A" w14:textId="46A037E6"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Note: psi </w:t>
      </w:r>
      <w:r w:rsidR="000A1026">
        <w:rPr>
          <w:rFonts w:ascii="Lucida Console" w:hAnsi="Lucida Console"/>
        </w:rPr>
        <w:t>–</w:t>
      </w:r>
      <w:r w:rsidRPr="00E715D4">
        <w:rPr>
          <w:rFonts w:ascii="Lucida Console" w:hAnsi="Lucida Console"/>
        </w:rPr>
        <w:t xml:space="preserve"> theta is the autologistic term</w:t>
      </w:r>
    </w:p>
    <w:p w14:paraId="01DEC954" w14:textId="77777777" w:rsidR="00E715D4" w:rsidRPr="00E715D4" w:rsidRDefault="00E715D4" w:rsidP="00E715D4">
      <w:pPr>
        <w:spacing w:line="240" w:lineRule="auto"/>
        <w:contextualSpacing/>
        <w:rPr>
          <w:rFonts w:ascii="Lucida Console" w:hAnsi="Lucida Console"/>
        </w:rPr>
      </w:pPr>
    </w:p>
    <w:p w14:paraId="5ADE4A6B" w14:textId="77777777" w:rsidR="00E715D4" w:rsidRPr="00E715D4" w:rsidRDefault="00E715D4" w:rsidP="00E715D4">
      <w:pPr>
        <w:spacing w:line="240" w:lineRule="auto"/>
        <w:contextualSpacing/>
        <w:rPr>
          <w:rFonts w:ascii="Lucida Console" w:hAnsi="Lucida Console"/>
        </w:rPr>
      </w:pPr>
      <w:r w:rsidRPr="00E715D4">
        <w:rPr>
          <w:rFonts w:ascii="Lucida Console" w:hAnsi="Lucida Console"/>
        </w:rPr>
        <w:t>Detection estimates:</w:t>
      </w:r>
    </w:p>
    <w:p w14:paraId="1CD9DFD7" w14:textId="77777777" w:rsidR="00E715D4" w:rsidRPr="00E715D4" w:rsidRDefault="00E715D4" w:rsidP="00E715D4">
      <w:pPr>
        <w:spacing w:line="240" w:lineRule="auto"/>
        <w:contextualSpacing/>
        <w:rPr>
          <w:rFonts w:ascii="Lucida Console" w:hAnsi="Lucida Console"/>
        </w:rPr>
      </w:pPr>
    </w:p>
    <w:p w14:paraId="6D6CF3F9" w14:textId="0B8D3CF6"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parameter     Est    SE   lower   upper        p</w:t>
      </w:r>
    </w:p>
    <w:p w14:paraId="07D8927E" w14:textId="74DDE3B2"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(Intercept)  0.3826 0.145  0.0984  0.6667 0.008315</w:t>
      </w:r>
    </w:p>
    <w:p w14:paraId="1A78A924" w14:textId="4A1F024B"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Temperature  0.3374 0.133  0.0761  0.5986 0.011373</w:t>
      </w:r>
    </w:p>
    <w:p w14:paraId="21FD9ADA" w14:textId="1907A1F2"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I(Temperature^2) -0.4384 0.116 -0.6661 -0.2106 0.000162</w:t>
      </w:r>
    </w:p>
    <w:p w14:paraId="192A6FB2" w14:textId="2A471C89"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rho </w:t>
      </w:r>
      <w:r w:rsidR="000A1026">
        <w:rPr>
          <w:rFonts w:ascii="Lucida Console" w:hAnsi="Lucida Console"/>
        </w:rPr>
        <w:t>–</w:t>
      </w:r>
      <w:r w:rsidRPr="00E715D4">
        <w:rPr>
          <w:rFonts w:ascii="Lucida Console" w:hAnsi="Lucida Console"/>
        </w:rPr>
        <w:t xml:space="preserve"> Impervious -0.0536 0.145 -0.3386  0.2315 0.712669</w:t>
      </w:r>
    </w:p>
    <w:p w14:paraId="0C0BB29E" w14:textId="7B51A336"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I(Impervious^2) -0.1291 0.110 -0.3446  0.0863 0.240025</w:t>
      </w:r>
    </w:p>
    <w:p w14:paraId="37D01EA8" w14:textId="45348820" w:rsidR="00E715D4" w:rsidRPr="00E715D4" w:rsidRDefault="00E715D4" w:rsidP="00E715D4">
      <w:pPr>
        <w:spacing w:line="240" w:lineRule="auto"/>
        <w:contextualSpacing/>
        <w:rPr>
          <w:rFonts w:ascii="Lucida Console" w:hAnsi="Lucida Console"/>
        </w:rPr>
      </w:pPr>
      <w:r w:rsidRPr="00E715D4">
        <w:rPr>
          <w:rFonts w:ascii="Lucida Console" w:hAnsi="Lucida Console"/>
        </w:rPr>
        <w:t xml:space="preserve">           </w:t>
      </w:r>
      <w:r w:rsidR="00E36AF1">
        <w:rPr>
          <w:rFonts w:ascii="Lucida Console" w:hAnsi="Lucida Console"/>
        </w:rPr>
        <w:t xml:space="preserve"> </w:t>
      </w:r>
      <w:r w:rsidRPr="00E715D4">
        <w:rPr>
          <w:rFonts w:ascii="Lucida Console" w:hAnsi="Lucida Console"/>
        </w:rPr>
        <w:t xml:space="preserve">rho </w:t>
      </w:r>
      <w:r w:rsidR="000A1026">
        <w:rPr>
          <w:rFonts w:ascii="Lucida Console" w:hAnsi="Lucida Console"/>
        </w:rPr>
        <w:t>–</w:t>
      </w:r>
      <w:r w:rsidRPr="00E715D4">
        <w:rPr>
          <w:rFonts w:ascii="Lucida Console" w:hAnsi="Lucida Console"/>
        </w:rPr>
        <w:t xml:space="preserve"> Income -0.2054 0.130 -0.4601  0.0493 0.113935</w:t>
      </w:r>
    </w:p>
    <w:p w14:paraId="4634E2E8" w14:textId="77777777" w:rsidR="00E715D4" w:rsidRPr="00E715D4" w:rsidRDefault="00E715D4" w:rsidP="00E715D4">
      <w:pPr>
        <w:spacing w:line="240" w:lineRule="auto"/>
        <w:contextualSpacing/>
        <w:rPr>
          <w:rFonts w:ascii="Lucida Console" w:hAnsi="Lucida Console"/>
        </w:rPr>
      </w:pPr>
    </w:p>
    <w:p w14:paraId="02861356" w14:textId="75F1A9E2" w:rsidR="00E715D4" w:rsidRPr="00FC2E22" w:rsidRDefault="00E715D4" w:rsidP="00E715D4">
      <w:pPr>
        <w:spacing w:line="240" w:lineRule="auto"/>
        <w:contextualSpacing/>
        <w:rPr>
          <w:rFonts w:ascii="Lucida Console" w:hAnsi="Lucida Console"/>
        </w:rPr>
      </w:pPr>
      <w:r w:rsidRPr="00E715D4">
        <w:rPr>
          <w:rFonts w:ascii="Lucida Console" w:hAnsi="Lucida Console"/>
        </w:rPr>
        <w:t>AIC: 1213.113</w:t>
      </w:r>
    </w:p>
    <w:p w14:paraId="28F9AE0B" w14:textId="77777777" w:rsidR="00FC2E22" w:rsidRDefault="00FC2E22" w:rsidP="00B974D0">
      <w:pPr>
        <w:spacing w:line="240" w:lineRule="auto"/>
        <w:contextualSpacing/>
      </w:pPr>
    </w:p>
    <w:p w14:paraId="0EA2001F" w14:textId="2A1083D2" w:rsidR="00FC2E22" w:rsidRDefault="00697232" w:rsidP="00697232">
      <w:pPr>
        <w:spacing w:line="240" w:lineRule="auto"/>
        <w:ind w:firstLine="720"/>
        <w:contextualSpacing/>
      </w:pPr>
      <w:r>
        <w:t>M</w:t>
      </w:r>
      <w:r w:rsidR="00CB2A9F">
        <w:t xml:space="preserve">aking predictions for this model is relatively straightforward via the </w:t>
      </w:r>
      <w:r w:rsidR="00CB2A9F" w:rsidRPr="00CB2A9F">
        <w:rPr>
          <w:rFonts w:ascii="Lucida Console" w:hAnsi="Lucida Console"/>
        </w:rPr>
        <w:t>predict()</w:t>
      </w:r>
      <w:r w:rsidR="00CB2A9F">
        <w:t xml:space="preserve"> function</w:t>
      </w:r>
      <w:r>
        <w:t xml:space="preserve"> in </w:t>
      </w:r>
      <w:r w:rsidRPr="00697232">
        <w:rPr>
          <w:rFonts w:ascii="Lucida Console" w:hAnsi="Lucida Console"/>
        </w:rPr>
        <w:t>autoOcc</w:t>
      </w:r>
      <w:r w:rsidR="00CB2A9F">
        <w:t xml:space="preserve">. </w:t>
      </w:r>
      <w:r w:rsidR="00374CFB">
        <w:t>A</w:t>
      </w:r>
      <w:r w:rsidR="00CB2A9F">
        <w:t xml:space="preserve">ssume we want to predict opossum occupancy across a gradient of impervious cover, which ranged from about 20% to 80% across </w:t>
      </w:r>
      <w:r w:rsidR="00374CFB">
        <w:t>this</w:t>
      </w:r>
      <w:r w:rsidR="00CB2A9F">
        <w:t xml:space="preserve"> study. </w:t>
      </w:r>
      <w:r>
        <w:t>These predictions</w:t>
      </w:r>
      <w:r w:rsidR="00CB2A9F">
        <w:t xml:space="preserve"> can be</w:t>
      </w:r>
      <w:r>
        <w:t xml:space="preserve"> made</w:t>
      </w:r>
      <w:r w:rsidR="00CB2A9F">
        <w:t xml:space="preserve"> in three steps. First, we generate a dataset with covariate values we’d like to make predictions with, holding other covariates at their mean. As we mean-centered our continuous covariates</w:t>
      </w:r>
      <w:r>
        <w:t xml:space="preserve"> </w:t>
      </w:r>
      <w:r w:rsidR="00CB2A9F">
        <w:t xml:space="preserve">we can keep all other columns at </w:t>
      </w:r>
      <w:r>
        <w:t xml:space="preserve">their mean </w:t>
      </w:r>
      <w:r w:rsidR="00CB2A9F">
        <w:t xml:space="preserve">value of 0. </w:t>
      </w:r>
    </w:p>
    <w:p w14:paraId="010C569D" w14:textId="77777777" w:rsidR="00CB2A9F" w:rsidRDefault="00CB2A9F" w:rsidP="00B974D0">
      <w:pPr>
        <w:spacing w:line="240" w:lineRule="auto"/>
        <w:contextualSpacing/>
      </w:pPr>
    </w:p>
    <w:p w14:paraId="072141F9" w14:textId="3F303BE5" w:rsidR="00CB2A9F" w:rsidRDefault="00CB2A9F" w:rsidP="00B974D0">
      <w:pPr>
        <w:spacing w:line="240" w:lineRule="auto"/>
        <w:contextualSpacing/>
      </w:pPr>
      <w:r>
        <w:t># A vector of impervious cover</w:t>
      </w:r>
    </w:p>
    <w:p w14:paraId="7F56AD35"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imperv_vec &lt;- seq(20, 80, length.out = 300)</w:t>
      </w:r>
    </w:p>
    <w:p w14:paraId="3B3FD073" w14:textId="77777777" w:rsidR="00CB2A9F" w:rsidRDefault="00CB2A9F" w:rsidP="00CB2A9F">
      <w:pPr>
        <w:spacing w:line="240" w:lineRule="auto"/>
        <w:contextualSpacing/>
        <w:rPr>
          <w:rFonts w:ascii="Lucida Console" w:hAnsi="Lucida Console"/>
        </w:rPr>
      </w:pPr>
    </w:p>
    <w:p w14:paraId="3ABD8289" w14:textId="5FD39438" w:rsidR="00CB2A9F" w:rsidRPr="00CB2A9F" w:rsidRDefault="00CB2A9F" w:rsidP="00CB2A9F">
      <w:pPr>
        <w:spacing w:line="240" w:lineRule="auto"/>
        <w:contextualSpacing/>
        <w:rPr>
          <w:rFonts w:ascii="Lucida Console" w:hAnsi="Lucida Console"/>
        </w:rPr>
      </w:pPr>
      <w:r>
        <w:rPr>
          <w:rFonts w:ascii="Lucida Console" w:hAnsi="Lucida Console"/>
        </w:rPr>
        <w:t># The prediction data.frame</w:t>
      </w:r>
    </w:p>
    <w:p w14:paraId="1A2CB1E8"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imperv_dm &lt;- data.frame(</w:t>
      </w:r>
    </w:p>
    <w:p w14:paraId="3FB1DADC"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matrix(</w:t>
      </w:r>
    </w:p>
    <w:p w14:paraId="25261200"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0,</w:t>
      </w:r>
    </w:p>
    <w:p w14:paraId="408D48F1"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ncol = ncol(imperv_quad_income@occcovs),</w:t>
      </w:r>
    </w:p>
    <w:p w14:paraId="07340F36"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nrow = length(imperv_vec)</w:t>
      </w:r>
    </w:p>
    <w:p w14:paraId="73382CEE"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xml:space="preserve">  )</w:t>
      </w:r>
    </w:p>
    <w:p w14:paraId="4D20AE01"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w:t>
      </w:r>
    </w:p>
    <w:p w14:paraId="79C04CD4" w14:textId="77777777" w:rsidR="00CB2A9F" w:rsidRPr="00CB2A9F" w:rsidRDefault="00CB2A9F" w:rsidP="00CB2A9F">
      <w:pPr>
        <w:spacing w:line="240" w:lineRule="auto"/>
        <w:contextualSpacing/>
        <w:rPr>
          <w:rFonts w:ascii="Lucida Console" w:hAnsi="Lucida Console"/>
        </w:rPr>
      </w:pPr>
    </w:p>
    <w:p w14:paraId="61505381" w14:textId="77777777" w:rsidR="00CB2A9F" w:rsidRPr="00CB2A9F" w:rsidRDefault="00CB2A9F" w:rsidP="00CB2A9F">
      <w:pPr>
        <w:spacing w:line="240" w:lineRule="auto"/>
        <w:contextualSpacing/>
        <w:rPr>
          <w:rFonts w:ascii="Lucida Console" w:hAnsi="Lucida Console"/>
        </w:rPr>
      </w:pPr>
      <w:r w:rsidRPr="00CB2A9F">
        <w:rPr>
          <w:rFonts w:ascii="Lucida Console" w:hAnsi="Lucida Console"/>
        </w:rPr>
        <w:t># add column names</w:t>
      </w:r>
    </w:p>
    <w:p w14:paraId="6DDCC4BD" w14:textId="61A06AAE" w:rsidR="00CB2A9F" w:rsidRPr="00CB2A9F" w:rsidRDefault="00CB2A9F" w:rsidP="00CB2A9F">
      <w:pPr>
        <w:spacing w:line="240" w:lineRule="auto"/>
        <w:contextualSpacing/>
        <w:rPr>
          <w:rFonts w:ascii="Lucida Console" w:hAnsi="Lucida Console"/>
        </w:rPr>
      </w:pPr>
      <w:r w:rsidRPr="00CB2A9F">
        <w:rPr>
          <w:rFonts w:ascii="Lucida Console" w:hAnsi="Lucida Console"/>
        </w:rPr>
        <w:t>colnames(imperv_dm) &lt;- names(imperv_quad_income@occcovs)</w:t>
      </w:r>
    </w:p>
    <w:p w14:paraId="08E7C942" w14:textId="77777777" w:rsidR="00CB2A9F" w:rsidRDefault="00CB2A9F" w:rsidP="00B974D0">
      <w:pPr>
        <w:spacing w:line="240" w:lineRule="auto"/>
        <w:contextualSpacing/>
      </w:pPr>
    </w:p>
    <w:p w14:paraId="33AF94AE" w14:textId="07940BD4" w:rsidR="00CB2A9F" w:rsidRDefault="00CB2A9F" w:rsidP="00B974D0">
      <w:pPr>
        <w:spacing w:line="240" w:lineRule="auto"/>
        <w:contextualSpacing/>
      </w:pPr>
      <w:r>
        <w:t>Second, our impervious cover data need</w:t>
      </w:r>
      <w:r w:rsidR="00697232">
        <w:t xml:space="preserve">s </w:t>
      </w:r>
      <w:r>
        <w:t xml:space="preserve">to </w:t>
      </w:r>
      <w:r w:rsidR="00697232">
        <w:t xml:space="preserve">be </w:t>
      </w:r>
      <w:r>
        <w:t>scale</w:t>
      </w:r>
      <w:r w:rsidR="00697232">
        <w:t>d</w:t>
      </w:r>
      <w:r>
        <w:t xml:space="preserve"> exac</w:t>
      </w:r>
      <w:r w:rsidR="00697232">
        <w:t xml:space="preserve">tly as we </w:t>
      </w:r>
      <w:r w:rsidR="00374CFB">
        <w:t>for our analysis</w:t>
      </w:r>
      <w:r>
        <w:t xml:space="preserve">. </w:t>
      </w:r>
      <w:r w:rsidR="00922E41">
        <w:t>Thus</w:t>
      </w:r>
      <w:r w:rsidR="00697232">
        <w:t xml:space="preserve">, </w:t>
      </w:r>
      <w:r>
        <w:t>we</w:t>
      </w:r>
      <w:r w:rsidR="00374CFB">
        <w:t xml:space="preserve"> </w:t>
      </w:r>
      <w:r>
        <w:t xml:space="preserve">center and scale </w:t>
      </w:r>
      <w:r w:rsidR="00697232">
        <w:t xml:space="preserve">the </w:t>
      </w:r>
      <w:r w:rsidR="00922E41">
        <w:t>prediction</w:t>
      </w:r>
      <w:r>
        <w:t xml:space="preserve"> impervious cover vector by the mean and standard deviation of </w:t>
      </w:r>
      <w:r w:rsidR="00697232">
        <w:t>the impervious cover data at our</w:t>
      </w:r>
      <w:r>
        <w:t xml:space="preserve"> sampled sites</w:t>
      </w:r>
      <w:r w:rsidR="002E53B4">
        <w:t>.</w:t>
      </w:r>
    </w:p>
    <w:p w14:paraId="48159078" w14:textId="77777777" w:rsidR="002E53B4" w:rsidRDefault="002E53B4" w:rsidP="00B974D0">
      <w:pPr>
        <w:spacing w:line="240" w:lineRule="auto"/>
        <w:contextualSpacing/>
      </w:pPr>
    </w:p>
    <w:p w14:paraId="458CF5B4" w14:textId="4A01769F" w:rsidR="002E53B4" w:rsidRPr="002E53B4" w:rsidRDefault="002E53B4" w:rsidP="002E53B4">
      <w:pPr>
        <w:spacing w:line="240" w:lineRule="auto"/>
        <w:contextualSpacing/>
        <w:rPr>
          <w:rFonts w:ascii="Lucida Console" w:hAnsi="Lucida Console"/>
        </w:rPr>
      </w:pPr>
      <w:r w:rsidRPr="002E53B4">
        <w:rPr>
          <w:rFonts w:ascii="Lucida Console" w:hAnsi="Lucida Console"/>
        </w:rPr>
        <w:t># add in imperv and scale it in the same way as we  did in the model</w:t>
      </w:r>
    </w:p>
    <w:p w14:paraId="5F838F6D" w14:textId="77777777" w:rsidR="002E53B4" w:rsidRPr="002E53B4" w:rsidRDefault="002E53B4" w:rsidP="002E53B4">
      <w:pPr>
        <w:spacing w:line="240" w:lineRule="auto"/>
        <w:contextualSpacing/>
        <w:rPr>
          <w:rFonts w:ascii="Lucida Console" w:hAnsi="Lucida Console"/>
        </w:rPr>
      </w:pPr>
      <w:r w:rsidRPr="002E53B4">
        <w:rPr>
          <w:rFonts w:ascii="Lucida Console" w:hAnsi="Lucida Console"/>
        </w:rPr>
        <w:t>imperv_dm$Impervious &lt;- (</w:t>
      </w:r>
    </w:p>
    <w:p w14:paraId="5522286E" w14:textId="43BA5F2F" w:rsidR="002E53B4" w:rsidRPr="002E53B4" w:rsidRDefault="002E53B4" w:rsidP="002E53B4">
      <w:pPr>
        <w:spacing w:line="240" w:lineRule="auto"/>
        <w:contextualSpacing/>
        <w:rPr>
          <w:rFonts w:ascii="Lucida Console" w:hAnsi="Lucida Console"/>
        </w:rPr>
      </w:pPr>
      <w:r w:rsidRPr="002E53B4">
        <w:rPr>
          <w:rFonts w:ascii="Lucida Console" w:hAnsi="Lucida Console"/>
        </w:rPr>
        <w:t xml:space="preserve">  imperv_vec </w:t>
      </w:r>
      <w:r w:rsidR="000A1026">
        <w:rPr>
          <w:rFonts w:ascii="Lucida Console" w:hAnsi="Lucida Console"/>
        </w:rPr>
        <w:t>–</w:t>
      </w:r>
      <w:r w:rsidRPr="002E53B4">
        <w:rPr>
          <w:rFonts w:ascii="Lucida Console" w:hAnsi="Lucida Console"/>
        </w:rPr>
        <w:t xml:space="preserve"> mean(opossum_covariates$Impervious)</w:t>
      </w:r>
    </w:p>
    <w:p w14:paraId="58BA751F" w14:textId="1A75EA04" w:rsidR="002E53B4" w:rsidRDefault="002E53B4" w:rsidP="002E53B4">
      <w:pPr>
        <w:spacing w:line="240" w:lineRule="auto"/>
        <w:contextualSpacing/>
        <w:rPr>
          <w:rFonts w:ascii="Lucida Console" w:hAnsi="Lucida Console"/>
        </w:rPr>
      </w:pPr>
      <w:r w:rsidRPr="002E53B4">
        <w:rPr>
          <w:rFonts w:ascii="Lucida Console" w:hAnsi="Lucida Console"/>
        </w:rPr>
        <w:t>) / sd(opossum_covariates$Impervious)</w:t>
      </w:r>
    </w:p>
    <w:p w14:paraId="29AD47F3" w14:textId="77777777" w:rsidR="002E53B4" w:rsidRDefault="002E53B4" w:rsidP="002E53B4">
      <w:pPr>
        <w:spacing w:line="240" w:lineRule="auto"/>
        <w:contextualSpacing/>
        <w:rPr>
          <w:rFonts w:ascii="Lucida Console" w:hAnsi="Lucida Console"/>
        </w:rPr>
      </w:pPr>
    </w:p>
    <w:p w14:paraId="6961BC45" w14:textId="0E062534" w:rsidR="002E53B4" w:rsidRDefault="002E53B4" w:rsidP="00697232">
      <w:pPr>
        <w:spacing w:line="240" w:lineRule="auto"/>
        <w:ind w:firstLine="720"/>
        <w:contextualSpacing/>
      </w:pPr>
      <w:r>
        <w:t xml:space="preserve">Finally, we can make </w:t>
      </w:r>
      <w:r w:rsidR="00374CFB">
        <w:t>predictions</w:t>
      </w:r>
      <w:r>
        <w:t xml:space="preserve">. At a minimum the </w:t>
      </w:r>
      <w:r w:rsidRPr="002E53B4">
        <w:rPr>
          <w:rFonts w:ascii="Lucida Console" w:hAnsi="Lucida Console"/>
        </w:rPr>
        <w:t>predict()</w:t>
      </w:r>
      <w:r>
        <w:t>function</w:t>
      </w:r>
      <w:r w:rsidR="00922E41">
        <w:t xml:space="preserve"> in </w:t>
      </w:r>
      <w:r w:rsidR="00922E41" w:rsidRPr="00922E41">
        <w:rPr>
          <w:rFonts w:ascii="Lucida Console" w:hAnsi="Lucida Console"/>
        </w:rPr>
        <w:t>autoOcc</w:t>
      </w:r>
      <w:r>
        <w:t xml:space="preserve"> requires you to provide the model you’d like to make predictions with and the type of prediction you’d like to make (“psi” for the latent state, “rho” for detection).  </w:t>
      </w:r>
      <w:r w:rsidR="00374CFB">
        <w:t>Y</w:t>
      </w:r>
      <w:r>
        <w:t xml:space="preserve">ou can </w:t>
      </w:r>
      <w:r w:rsidR="00374CFB">
        <w:t xml:space="preserve">also </w:t>
      </w:r>
      <w:r>
        <w:t xml:space="preserve">add a new dataset to make predictions </w:t>
      </w:r>
      <w:r w:rsidR="00567CB7">
        <w:t>with and</w:t>
      </w:r>
      <w:r>
        <w:t xml:space="preserve"> </w:t>
      </w:r>
      <w:r w:rsidR="00697232">
        <w:t>input the</w:t>
      </w:r>
      <w:r>
        <w:t xml:space="preserve"> confidence level you would like for confidence intervals</w:t>
      </w:r>
      <w:r w:rsidR="00567CB7">
        <w:t xml:space="preserve">. Finally, because this function uses Monte Carlo simulations to </w:t>
      </w:r>
      <w:r w:rsidR="00697232">
        <w:t xml:space="preserve">approximate </w:t>
      </w:r>
      <w:r w:rsidR="00567CB7">
        <w:t>confidence intervals you can also specify a sufficiently large number of Monte Carlo simulations (defaults to 3000) and a seed.</w:t>
      </w:r>
    </w:p>
    <w:p w14:paraId="3DC046D4" w14:textId="77777777" w:rsidR="00567CB7" w:rsidRDefault="00567CB7" w:rsidP="002E53B4">
      <w:pPr>
        <w:spacing w:line="240" w:lineRule="auto"/>
        <w:contextualSpacing/>
      </w:pPr>
    </w:p>
    <w:p w14:paraId="4B67FA6E" w14:textId="70031B58" w:rsidR="00567CB7" w:rsidRPr="00567CB7" w:rsidRDefault="000A1026" w:rsidP="00567CB7">
      <w:pPr>
        <w:spacing w:line="240" w:lineRule="auto"/>
        <w:contextualSpacing/>
        <w:rPr>
          <w:rFonts w:ascii="Lucida Console" w:hAnsi="Lucida Console"/>
        </w:rPr>
      </w:pPr>
      <w:r w:rsidRPr="00567CB7">
        <w:rPr>
          <w:rFonts w:ascii="Lucida Console" w:hAnsi="Lucida Console"/>
        </w:rPr>
        <w:t>I</w:t>
      </w:r>
      <w:r w:rsidR="00567CB7" w:rsidRPr="00567CB7">
        <w:rPr>
          <w:rFonts w:ascii="Lucida Console" w:hAnsi="Lucida Console"/>
        </w:rPr>
        <w:t>mperv_pred &lt;- predict(</w:t>
      </w:r>
    </w:p>
    <w:p w14:paraId="6EFF21F4" w14:textId="77777777" w:rsidR="00567CB7" w:rsidRPr="00567CB7" w:rsidRDefault="00567CB7" w:rsidP="00567CB7">
      <w:pPr>
        <w:spacing w:line="240" w:lineRule="auto"/>
        <w:contextualSpacing/>
        <w:rPr>
          <w:rFonts w:ascii="Lucida Console" w:hAnsi="Lucida Console"/>
        </w:rPr>
      </w:pPr>
      <w:r w:rsidRPr="00567CB7">
        <w:rPr>
          <w:rFonts w:ascii="Lucida Console" w:hAnsi="Lucida Console"/>
        </w:rPr>
        <w:t xml:space="preserve">  object = imperv_quad_income,</w:t>
      </w:r>
    </w:p>
    <w:p w14:paraId="4CC67F3B" w14:textId="617FAFBA" w:rsidR="00567CB7" w:rsidRPr="00567CB7" w:rsidRDefault="00567CB7" w:rsidP="00567CB7">
      <w:pPr>
        <w:spacing w:line="240" w:lineRule="auto"/>
        <w:contextualSpacing/>
        <w:rPr>
          <w:rFonts w:ascii="Lucida Console" w:hAnsi="Lucida Console"/>
        </w:rPr>
      </w:pPr>
      <w:r w:rsidRPr="00567CB7">
        <w:rPr>
          <w:rFonts w:ascii="Lucida Console" w:hAnsi="Lucida Console"/>
        </w:rPr>
        <w:t xml:space="preserve">  type = </w:t>
      </w:r>
      <w:r w:rsidRPr="00567CB7">
        <w:rPr>
          <w:rFonts w:ascii="Lucida Console" w:hAnsi="Lucida Console"/>
        </w:rPr>
        <w:t>"</w:t>
      </w:r>
      <w:r w:rsidRPr="00567CB7">
        <w:rPr>
          <w:rFonts w:ascii="Lucida Console" w:hAnsi="Lucida Console"/>
        </w:rPr>
        <w:t>psi</w:t>
      </w:r>
      <w:r w:rsidRPr="00567CB7">
        <w:rPr>
          <w:rFonts w:ascii="Lucida Console" w:hAnsi="Lucida Console"/>
        </w:rPr>
        <w:t>"</w:t>
      </w:r>
      <w:r w:rsidRPr="00567CB7">
        <w:rPr>
          <w:rFonts w:ascii="Lucida Console" w:hAnsi="Lucida Console"/>
        </w:rPr>
        <w:t>,</w:t>
      </w:r>
    </w:p>
    <w:p w14:paraId="760BE25B" w14:textId="77777777" w:rsidR="00567CB7" w:rsidRDefault="00567CB7" w:rsidP="00567CB7">
      <w:pPr>
        <w:spacing w:line="240" w:lineRule="auto"/>
        <w:contextualSpacing/>
        <w:rPr>
          <w:rFonts w:ascii="Lucida Console" w:hAnsi="Lucida Console"/>
        </w:rPr>
      </w:pPr>
      <w:r w:rsidRPr="00567CB7">
        <w:rPr>
          <w:rFonts w:ascii="Lucida Console" w:hAnsi="Lucida Console"/>
        </w:rPr>
        <w:t xml:space="preserve">  newdata = imperv_dm,</w:t>
      </w:r>
    </w:p>
    <w:p w14:paraId="45F82A34" w14:textId="6F5BD24C" w:rsidR="00922E41" w:rsidRPr="00567CB7" w:rsidRDefault="00922E41" w:rsidP="00567CB7">
      <w:pPr>
        <w:spacing w:line="240" w:lineRule="auto"/>
        <w:contextualSpacing/>
        <w:rPr>
          <w:rFonts w:ascii="Lucida Console" w:hAnsi="Lucida Console"/>
        </w:rPr>
      </w:pPr>
      <w:r>
        <w:rPr>
          <w:rFonts w:ascii="Lucida Console" w:hAnsi="Lucida Console"/>
        </w:rPr>
        <w:t xml:space="preserve">  nsim = 3000,</w:t>
      </w:r>
    </w:p>
    <w:p w14:paraId="40F7BACA" w14:textId="77777777" w:rsidR="00567CB7" w:rsidRPr="00567CB7" w:rsidRDefault="00567CB7" w:rsidP="00567CB7">
      <w:pPr>
        <w:spacing w:line="240" w:lineRule="auto"/>
        <w:contextualSpacing/>
        <w:rPr>
          <w:rFonts w:ascii="Lucida Console" w:hAnsi="Lucida Console"/>
        </w:rPr>
      </w:pPr>
      <w:r w:rsidRPr="00567CB7">
        <w:rPr>
          <w:rFonts w:ascii="Lucida Console" w:hAnsi="Lucida Console"/>
        </w:rPr>
        <w:t xml:space="preserve">  seed = 453</w:t>
      </w:r>
    </w:p>
    <w:p w14:paraId="4405F906" w14:textId="7AC5A96D" w:rsidR="00567CB7" w:rsidRDefault="00567CB7" w:rsidP="00567CB7">
      <w:pPr>
        <w:spacing w:line="240" w:lineRule="auto"/>
        <w:contextualSpacing/>
        <w:rPr>
          <w:rFonts w:ascii="Lucida Console" w:hAnsi="Lucida Console"/>
        </w:rPr>
      </w:pPr>
      <w:r w:rsidRPr="00567CB7">
        <w:rPr>
          <w:rFonts w:ascii="Lucida Console" w:hAnsi="Lucida Console"/>
        </w:rPr>
        <w:t>)</w:t>
      </w:r>
    </w:p>
    <w:p w14:paraId="2CDD42A4" w14:textId="77777777" w:rsidR="00567CB7" w:rsidRDefault="00567CB7" w:rsidP="00567CB7">
      <w:pPr>
        <w:spacing w:line="240" w:lineRule="auto"/>
        <w:contextualSpacing/>
        <w:rPr>
          <w:rFonts w:ascii="Lucida Console" w:hAnsi="Lucida Console"/>
        </w:rPr>
      </w:pPr>
    </w:p>
    <w:p w14:paraId="5490457C" w14:textId="36FB8B90" w:rsidR="00567CB7" w:rsidRDefault="00567CB7" w:rsidP="00697232">
      <w:pPr>
        <w:spacing w:line="240" w:lineRule="auto"/>
        <w:ind w:firstLine="720"/>
        <w:contextualSpacing/>
      </w:pPr>
      <w:r>
        <w:t>These predictions can then be plotted out (Figure 5). In this example</w:t>
      </w:r>
      <w:r w:rsidR="000A1026">
        <w:t>,</w:t>
      </w:r>
      <w:r>
        <w:t xml:space="preserve"> opossum occupancy was greatest </w:t>
      </w:r>
      <w:r w:rsidR="005E3786">
        <w:t>when impervious cover was roughly 43% and decreased with increasing levels of neighborhood wealth. I also detected a non-linear relationship between opossum detection probability and weekly temperature</w:t>
      </w:r>
      <w:r w:rsidR="00AE5732">
        <w:t xml:space="preserve"> such that opossum detection probability was highest when the weekly average temperature was around 15 </w:t>
      </w:r>
      <w:r w:rsidR="00AE5732">
        <w:rPr>
          <w:rFonts w:ascii="Roboto" w:hAnsi="Roboto"/>
          <w:color w:val="4D5156"/>
          <w:sz w:val="21"/>
          <w:szCs w:val="21"/>
          <w:shd w:val="clear" w:color="auto" w:fill="FFFFFF"/>
        </w:rPr>
        <w:t>°</w:t>
      </w:r>
      <w:r w:rsidR="00AE5732">
        <w:t>C</w:t>
      </w:r>
      <w:r w:rsidR="005E3786">
        <w:t xml:space="preserve"> (Figure 5). </w:t>
      </w:r>
    </w:p>
    <w:p w14:paraId="713E858B" w14:textId="77777777" w:rsidR="006B6EB0" w:rsidRDefault="006B6EB0" w:rsidP="00697232">
      <w:pPr>
        <w:spacing w:line="240" w:lineRule="auto"/>
        <w:ind w:firstLine="720"/>
        <w:contextualSpacing/>
      </w:pPr>
    </w:p>
    <w:p w14:paraId="48A43C30" w14:textId="5357CF5F" w:rsidR="006B6EB0" w:rsidRDefault="006B6EB0" w:rsidP="006B6EB0">
      <w:pPr>
        <w:spacing w:line="240" w:lineRule="auto"/>
        <w:ind w:firstLine="720"/>
        <w:contextualSpacing/>
        <w:jc w:val="center"/>
      </w:pPr>
      <w:r>
        <w:rPr>
          <w:noProof/>
        </w:rPr>
        <w:lastRenderedPageBreak/>
        <w:drawing>
          <wp:inline distT="0" distB="0" distL="0" distR="0" wp14:anchorId="0AF0E4F9" wp14:editId="695399A2">
            <wp:extent cx="3200400" cy="6400800"/>
            <wp:effectExtent l="0" t="0" r="0" b="0"/>
            <wp:docPr id="11457762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0400" cy="6400800"/>
                    </a:xfrm>
                    <a:prstGeom prst="rect">
                      <a:avLst/>
                    </a:prstGeom>
                    <a:noFill/>
                    <a:ln>
                      <a:noFill/>
                    </a:ln>
                  </pic:spPr>
                </pic:pic>
              </a:graphicData>
            </a:graphic>
          </wp:inline>
        </w:drawing>
      </w:r>
    </w:p>
    <w:p w14:paraId="2E922C84" w14:textId="0A68F856" w:rsidR="006B6EB0" w:rsidRPr="006B6EB0" w:rsidRDefault="006B6EB0" w:rsidP="006B6EB0">
      <w:pPr>
        <w:spacing w:line="240" w:lineRule="auto"/>
        <w:contextualSpacing/>
        <w:jc w:val="both"/>
      </w:pPr>
      <w:r w:rsidRPr="006B6EB0">
        <w:rPr>
          <w:b/>
          <w:bCs/>
        </w:rPr>
        <w:t>Figure 5.</w:t>
      </w:r>
      <w:r>
        <w:rPr>
          <w:b/>
          <w:bCs/>
        </w:rPr>
        <w:t xml:space="preserve"> </w:t>
      </w:r>
      <w:r w:rsidRPr="006B6EB0">
        <w:t>Opossum occupa</w:t>
      </w:r>
      <w:r>
        <w:t xml:space="preserve">ncy throughout Chicago, Illinois varied non-linearly with impervious cover and linearly with per capita income whereas opossum detection probability had a non-linear relationship with mean weekly temperature. The detection/non-detection data used to generate this figure are supplied with </w:t>
      </w:r>
      <w:r w:rsidRPr="006B6EB0">
        <w:rPr>
          <w:rFonts w:ascii="Lucida Console" w:hAnsi="Lucida Console"/>
        </w:rPr>
        <w:t>autoOcc</w:t>
      </w:r>
      <w:r>
        <w:t xml:space="preserve"> and came from a long-term camera trapping study throughout Chicago.</w:t>
      </w:r>
    </w:p>
    <w:p w14:paraId="46EE59A0" w14:textId="40F12495" w:rsidR="006B2553" w:rsidRDefault="00332A39" w:rsidP="006B2553">
      <w:pPr>
        <w:pStyle w:val="Heading2"/>
      </w:pPr>
      <w:r>
        <w:lastRenderedPageBreak/>
        <w:t xml:space="preserve">Black-backed woodpecker </w:t>
      </w:r>
      <w:r w:rsidR="003735B4">
        <w:t xml:space="preserve">occupancy </w:t>
      </w:r>
      <w:r>
        <w:t xml:space="preserve">throughout </w:t>
      </w:r>
      <w:r w:rsidR="003735B4">
        <w:t xml:space="preserve">the montane forests of </w:t>
      </w:r>
      <w:r>
        <w:t>California</w:t>
      </w:r>
    </w:p>
    <w:p w14:paraId="0E9F4F24" w14:textId="162042EE" w:rsidR="006B2553" w:rsidRDefault="006B2553" w:rsidP="006B2553">
      <w:r>
        <w:t xml:space="preserve">For this </w:t>
      </w:r>
      <w:r w:rsidR="00922E41">
        <w:t xml:space="preserve">worked </w:t>
      </w:r>
      <w:r w:rsidR="00837A2A">
        <w:t>exampl</w:t>
      </w:r>
      <w:r w:rsidR="00374CFB">
        <w:t>e</w:t>
      </w:r>
      <w:r>
        <w:t xml:space="preserve"> I recreated the analysis conducted by Stillman et al. (2023), who used a Bayesian autologistic occupancy model to quantify how pyrodiversity affects black-backed woodpecker occupancy. For this study these authors </w:t>
      </w:r>
      <w:r w:rsidR="00C72D61">
        <w:t xml:space="preserve">had an impressive </w:t>
      </w:r>
      <w:r>
        <w:t>10 years of woodpecker survey</w:t>
      </w:r>
      <w:r w:rsidR="00C72D61">
        <w:t xml:space="preserve"> data</w:t>
      </w:r>
      <w:r>
        <w:t xml:space="preserve"> at nearly 2,400 sites, though sites were not surveyed each year</w:t>
      </w:r>
      <w:r w:rsidR="008B75B3">
        <w:t xml:space="preserve">. </w:t>
      </w:r>
      <w:r w:rsidR="00C72D61">
        <w:t xml:space="preserve">For their sampling protocol, </w:t>
      </w:r>
      <w:r w:rsidR="00374CFB">
        <w:t xml:space="preserve">they </w:t>
      </w:r>
      <w:r>
        <w:t xml:space="preserve">used single-visit surveys </w:t>
      </w:r>
      <w:r w:rsidR="00922E41">
        <w:t>that were</w:t>
      </w:r>
      <w:r>
        <w:t xml:space="preserve"> divided into multiple independent surveys.</w:t>
      </w:r>
      <w:r w:rsidR="00D830E0">
        <w:t xml:space="preserve"> Specifically, e</w:t>
      </w:r>
      <w:r>
        <w:t>ach survey consisted of playing black-backed woodpecker vocalizations for 30 seconds and then listening for responses for 1.5 minutes. A maximum of three playback surveys were conducted at each site, and playback surveys were stopped after the first detection</w:t>
      </w:r>
      <w:r w:rsidR="00374CFB">
        <w:t xml:space="preserve"> (i.e., a removal design)</w:t>
      </w:r>
      <w:r>
        <w:t>. Finally, point counts were also conducted at roughly half of these sites after the playback surveys. For further information on sampling see Tingley et al. (2018, 2020)</w:t>
      </w:r>
      <w:r w:rsidR="00C72D61">
        <w:t>.</w:t>
      </w:r>
    </w:p>
    <w:p w14:paraId="235CF224" w14:textId="17D1F8A6" w:rsidR="00296869" w:rsidRDefault="00C72D61" w:rsidP="006B2553">
      <w:r>
        <w:tab/>
        <w:t>Stillman et al. (2023) compared three models</w:t>
      </w:r>
      <w:r w:rsidR="00296869">
        <w:t>:</w:t>
      </w:r>
      <w:r>
        <w:t xml:space="preserve"> a static occupancy model</w:t>
      </w:r>
      <w:r w:rsidR="00296869">
        <w:t>, a temporal autologistic occupancy model, and a landscape-temporal</w:t>
      </w:r>
      <w:r>
        <w:t xml:space="preserve"> autologistic occupancy.</w:t>
      </w:r>
      <w:r w:rsidR="00296869">
        <w:t xml:space="preserve"> These last two models varied in which covariates were present within the model. While Stillman et al. (2023) also incorporated random effects into their models, </w:t>
      </w:r>
      <w:r w:rsidR="00296869" w:rsidRPr="00296869">
        <w:rPr>
          <w:rFonts w:ascii="Lucida Console" w:hAnsi="Lucida Console"/>
        </w:rPr>
        <w:t>autoOcc</w:t>
      </w:r>
      <w:r w:rsidR="00A372D2">
        <w:rPr>
          <w:rFonts w:ascii="Lucida Console" w:hAnsi="Lucida Console"/>
        </w:rPr>
        <w:t xml:space="preserve"> </w:t>
      </w:r>
      <w:r w:rsidR="00296869">
        <w:t>cannot. As such, random effects were not used</w:t>
      </w:r>
      <w:r w:rsidR="008B75B3">
        <w:t xml:space="preserve"> for this worked example</w:t>
      </w:r>
      <w:r w:rsidR="00296869">
        <w:t>.</w:t>
      </w:r>
    </w:p>
    <w:p w14:paraId="5B4888AA" w14:textId="09D36B78" w:rsidR="00296869" w:rsidRDefault="00296869" w:rsidP="007D3703">
      <w:pPr>
        <w:ind w:firstLine="720"/>
      </w:pPr>
      <w:r>
        <w:t xml:space="preserve">I fitted three models to these data. All models had the same detection logit-linear predictor, which included </w:t>
      </w:r>
      <w:r w:rsidR="00FC4DDD">
        <w:t>whether a survey was 2 or 3 minutes in length (2 min = 0, 3 min = 1), the ordinal day of a survey, and the survey type (point count = 0, playback = 1).</w:t>
      </w:r>
      <w:r w:rsidR="007D3703">
        <w:t xml:space="preserve"> As a departure from</w:t>
      </w:r>
      <w:r>
        <w:t xml:space="preserve"> Stillman et al. (2023), I did not fit a static occupancy model </w:t>
      </w:r>
      <w:r w:rsidR="007D3703">
        <w:t>as the first model and</w:t>
      </w:r>
      <w:r>
        <w:t xml:space="preserve"> instead </w:t>
      </w:r>
      <w:r w:rsidR="007D3703">
        <w:t>used</w:t>
      </w:r>
      <w:r>
        <w:t xml:space="preserve"> a</w:t>
      </w:r>
      <w:r w:rsidR="007D3703">
        <w:t>n</w:t>
      </w:r>
      <w:r>
        <w:t xml:space="preserve"> intercept-only autologistic model. The</w:t>
      </w:r>
      <w:r w:rsidR="007D3703">
        <w:t xml:space="preserve"> second model, which Stillman et al. (2023) described as their “temporal occupancy model,” accounted for the effect</w:t>
      </w:r>
      <w:r w:rsidR="00842D43">
        <w:t>s</w:t>
      </w:r>
      <w:r w:rsidR="007D3703">
        <w:t xml:space="preserve"> of years since fire on occupancy. This model</w:t>
      </w:r>
      <w:r>
        <w:t xml:space="preserve"> included 5 occupancy covariates: the number of years since a fire had started at a site, the average burn severity of the last fire within 100m, the proportion pre-fire canopy cover within 100m, elevation, and latitude. This model </w:t>
      </w:r>
      <w:r w:rsidR="007C2716">
        <w:t xml:space="preserve">also </w:t>
      </w:r>
      <w:r>
        <w:t>included</w:t>
      </w:r>
      <w:r w:rsidR="00842D43">
        <w:t xml:space="preserve"> </w:t>
      </w:r>
      <w:r>
        <w:t>quadratic term</w:t>
      </w:r>
      <w:r w:rsidR="00842D43">
        <w:t>s</w:t>
      </w:r>
      <w:r>
        <w:t xml:space="preserve"> for elevation and fire age a</w:t>
      </w:r>
      <w:r w:rsidR="00842D43">
        <w:t>s well as</w:t>
      </w:r>
      <w:r>
        <w:t xml:space="preserve"> a statistical interaction between elevation and latitude. </w:t>
      </w:r>
      <w:r w:rsidR="007D3703">
        <w:t xml:space="preserve">The third, “landscape-temporal occupancy model,” </w:t>
      </w:r>
      <w:r w:rsidR="00842D43">
        <w:t xml:space="preserve">had </w:t>
      </w:r>
      <w:r w:rsidR="007D3703">
        <w:t xml:space="preserve">the covariates </w:t>
      </w:r>
      <w:r w:rsidR="00842D43">
        <w:t>from</w:t>
      </w:r>
      <w:r w:rsidR="007D3703">
        <w:t xml:space="preserve"> the temporal </w:t>
      </w:r>
      <w:r w:rsidR="00842D43">
        <w:t xml:space="preserve">occupancy </w:t>
      </w:r>
      <w:r w:rsidR="007D3703">
        <w:t xml:space="preserve">model but </w:t>
      </w:r>
      <w:r w:rsidR="00842D43">
        <w:t xml:space="preserve">also </w:t>
      </w:r>
      <w:r w:rsidR="007D3703">
        <w:t xml:space="preserve">included </w:t>
      </w:r>
      <w:r w:rsidR="00842D43">
        <w:t>other</w:t>
      </w:r>
      <w:r w:rsidR="008B75B3">
        <w:t xml:space="preserve"> covariates</w:t>
      </w:r>
      <w:r w:rsidR="00842D43">
        <w:t xml:space="preserve"> </w:t>
      </w:r>
      <w:r w:rsidR="007D3703">
        <w:t>to account for post-fire habitat dynamics. As such, in addition t</w:t>
      </w:r>
      <w:r w:rsidR="00842D43">
        <w:t xml:space="preserve">o the aforementioned covariates this model included a metric for diversity in burn severity, distance to a low burn severity forest patch, and the summed basal area of pre-fire live red fir and white fir within 100m. This </w:t>
      </w:r>
      <w:r w:rsidR="008B75B3">
        <w:t xml:space="preserve">landscape-temporal occupancy model </w:t>
      </w:r>
      <w:r w:rsidR="00842D43">
        <w:t>included quadratic terms for elevation and fire age as well as statistical interactions between burn severity and fire age, elevation and fire age, and fir basal area and fire age.</w:t>
      </w:r>
    </w:p>
    <w:p w14:paraId="6673428E" w14:textId="66607684" w:rsidR="00842D43" w:rsidRDefault="00842D43" w:rsidP="007D3703">
      <w:pPr>
        <w:ind w:firstLine="720"/>
      </w:pPr>
      <w:r>
        <w:t xml:space="preserve">Just like Stillman et al. (2023), I found that the landscape-temporal </w:t>
      </w:r>
      <w:r w:rsidR="00CB2191">
        <w:t xml:space="preserve">occupancy </w:t>
      </w:r>
      <w:r>
        <w:t xml:space="preserve">model had the best relative fit with the temporal </w:t>
      </w:r>
      <w:r w:rsidR="00CB2191">
        <w:t xml:space="preserve">occupancy </w:t>
      </w:r>
      <w:r>
        <w:t>model having a ΔAIC of 122.48 from the landscape-temporal model.</w:t>
      </w:r>
      <w:r w:rsidR="00CB2191">
        <w:t xml:space="preserve"> </w:t>
      </w:r>
      <w:r w:rsidR="001A66BE">
        <w:t>P</w:t>
      </w:r>
      <w:r w:rsidR="00CB2191">
        <w:t xml:space="preserve">arameter estimates from </w:t>
      </w:r>
      <w:r w:rsidR="001A66BE">
        <w:t>the best-fit</w:t>
      </w:r>
      <w:r w:rsidR="00CB2191">
        <w:t xml:space="preserve"> model were similar to the Bayesian analysis of Stillman et al. (2023) such that </w:t>
      </w:r>
      <w:r w:rsidR="00A372D2">
        <w:t>inference made across models is comparable</w:t>
      </w:r>
      <w:r w:rsidR="00CB2191">
        <w:t xml:space="preserve"> (Figure 6). </w:t>
      </w:r>
      <w:r w:rsidR="00A372D2">
        <w:t>However, b</w:t>
      </w:r>
      <w:r w:rsidR="00374CFB">
        <w:t>ecause I did not include random effects in the autologistic occupancy model t</w:t>
      </w:r>
      <w:r w:rsidR="00CB2191">
        <w:t>here was also less parametric uncertainty</w:t>
      </w:r>
      <w:r w:rsidR="00A372D2">
        <w:t xml:space="preserve"> (i.e., smaller confidence intervals)</w:t>
      </w:r>
      <w:r w:rsidR="00CB2191">
        <w:t xml:space="preserve"> with the </w:t>
      </w:r>
      <w:r w:rsidR="00CB2191" w:rsidRPr="00A372D2">
        <w:rPr>
          <w:rFonts w:ascii="Lucida Console" w:hAnsi="Lucida Console"/>
        </w:rPr>
        <w:t>autoOcc</w:t>
      </w:r>
      <w:r w:rsidR="00CB2191">
        <w:t xml:space="preserve"> analysis across every model parameter</w:t>
      </w:r>
      <w:r w:rsidR="00A372D2">
        <w:t>.</w:t>
      </w:r>
      <w:r w:rsidR="001A66BE">
        <w:t xml:space="preserve"> </w:t>
      </w:r>
      <w:r w:rsidR="00F347E3">
        <w:t xml:space="preserve">Regardless, had this analysis originally been conducted </w:t>
      </w:r>
      <w:r w:rsidR="00F347E3">
        <w:lastRenderedPageBreak/>
        <w:t xml:space="preserve">with </w:t>
      </w:r>
      <w:r w:rsidR="00F347E3" w:rsidRPr="00F347E3">
        <w:rPr>
          <w:rFonts w:ascii="Lucida Console" w:hAnsi="Lucida Console"/>
        </w:rPr>
        <w:t>autoOcc</w:t>
      </w:r>
      <w:r w:rsidR="00F347E3">
        <w:t>, Stillman et al. (2023) would have found similar results and concluded that woodpecker occupancy was highest directly after a fire, especially if the site had a high burn severity (Figure 6). For the complete analysis</w:t>
      </w:r>
      <w:r w:rsidR="00922E41">
        <w:t xml:space="preserve"> in R</w:t>
      </w:r>
      <w:r w:rsidR="00F347E3">
        <w:t>, see supporting information.</w:t>
      </w:r>
    </w:p>
    <w:p w14:paraId="2665B184" w14:textId="77777777" w:rsidR="006B6EB0" w:rsidRDefault="006B6EB0" w:rsidP="007D3703">
      <w:pPr>
        <w:ind w:firstLine="720"/>
      </w:pPr>
    </w:p>
    <w:p w14:paraId="1129B034" w14:textId="5043222A" w:rsidR="006B6EB0" w:rsidRDefault="006B6EB0" w:rsidP="007D3703">
      <w:pPr>
        <w:ind w:firstLine="720"/>
      </w:pPr>
      <w:r>
        <w:rPr>
          <w:noProof/>
        </w:rPr>
        <w:drawing>
          <wp:inline distT="0" distB="0" distL="0" distR="0" wp14:anchorId="37CC817A" wp14:editId="5195E2D6">
            <wp:extent cx="5937250" cy="4241800"/>
            <wp:effectExtent l="0" t="0" r="6350" b="6350"/>
            <wp:docPr id="18601269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4241800"/>
                    </a:xfrm>
                    <a:prstGeom prst="rect">
                      <a:avLst/>
                    </a:prstGeom>
                    <a:noFill/>
                    <a:ln>
                      <a:noFill/>
                    </a:ln>
                  </pic:spPr>
                </pic:pic>
              </a:graphicData>
            </a:graphic>
          </wp:inline>
        </w:drawing>
      </w:r>
    </w:p>
    <w:p w14:paraId="3EB9AC92" w14:textId="26EC1FDC" w:rsidR="006B6EB0" w:rsidRPr="006B6EB0" w:rsidRDefault="006B6EB0" w:rsidP="006B6EB0">
      <w:r>
        <w:rPr>
          <w:b/>
          <w:bCs/>
        </w:rPr>
        <w:t>Figure 6.</w:t>
      </w:r>
      <w:r>
        <w:t xml:space="preserve"> A comparison of autologistic occupancy model parameter estimates of the same dataset analyzed under a frequentist framework in autoOcc or a Bayesian framework in JAGS (Stillman et al. 2013).</w:t>
      </w:r>
      <w:r w:rsidR="00374CFB">
        <w:t xml:space="preserve"> </w:t>
      </w:r>
      <w:r w:rsidR="00061536">
        <w:t>Though the models fitted were not identical (i.e., the Bayesian analysis included random effects), similar inference can be made from the resulting model parameters.</w:t>
      </w:r>
      <w:r>
        <w:t xml:space="preserve"> Median parameter estimates and 95% credible intervals of the Stillm</w:t>
      </w:r>
      <w:r w:rsidR="00E322F9">
        <w:t>a</w:t>
      </w:r>
      <w:r>
        <w:t>n et al. (2013) analysis was collected from the supporting information of their manuscript.</w:t>
      </w:r>
      <w:r w:rsidR="00E322F9">
        <w:t xml:space="preserve"> The right two plots represent occupancy predictions generated from autoOcc as a function of years since a fair occurred as well as the relationship between years since fire and burn severity. </w:t>
      </w:r>
    </w:p>
    <w:p w14:paraId="72FF5327" w14:textId="148ED782" w:rsidR="00332A39" w:rsidRDefault="00332A39" w:rsidP="00332A39">
      <w:pPr>
        <w:pStyle w:val="Heading1"/>
      </w:pPr>
      <w:r>
        <w:t>Caveats</w:t>
      </w:r>
    </w:p>
    <w:p w14:paraId="1DD200CD" w14:textId="1C75899F" w:rsidR="00922E41" w:rsidRDefault="007B7BE5" w:rsidP="008B75B3">
      <w:r>
        <w:t xml:space="preserve">One of the main strengths of autologistic occupancy models is that temporal dependence in site-level occupancy is accounted for with a single parameter. This makes the model simple and easier to apply to datasets that are smaller. However, this simple formulation may also be a weakness as it inherently assumes that </w:t>
      </w:r>
      <w:r w:rsidRPr="007B7BE5">
        <w:rPr>
          <w:i/>
          <w:iCs/>
        </w:rPr>
        <w:t>θ</w:t>
      </w:r>
      <w:r>
        <w:t xml:space="preserve"> does not vary across seasons or sites. Certainly, spatiotemporal </w:t>
      </w:r>
      <w:r>
        <w:lastRenderedPageBreak/>
        <w:t xml:space="preserve">covariates can be included within the model, but that does not explicitly </w:t>
      </w:r>
      <w:r w:rsidR="00704305">
        <w:t>quantify</w:t>
      </w:r>
      <w:r>
        <w:t xml:space="preserve"> whether site-level persistence (i.e., the probability a site remains occupied if a species is present </w:t>
      </w:r>
      <w:r w:rsidR="00704305">
        <w:t xml:space="preserve">there </w:t>
      </w:r>
      <w:r>
        <w:t xml:space="preserve">in the previous timestep) </w:t>
      </w:r>
      <w:r w:rsidR="00704305">
        <w:t>varies across space or time. Autologistic occupancy models could be extended to address this specific issue, but at that point such a model</w:t>
      </w:r>
      <w:r w:rsidR="006840EE">
        <w:t xml:space="preserve"> is</w:t>
      </w:r>
      <w:r w:rsidR="00704305">
        <w:t xml:space="preserve"> </w:t>
      </w:r>
      <w:r w:rsidR="006840EE">
        <w:t>nearly</w:t>
      </w:r>
      <w:r w:rsidR="00704305">
        <w:t xml:space="preserve"> equivalent to a dynamic occupancy model</w:t>
      </w:r>
      <w:r w:rsidR="00922E41">
        <w:t>.</w:t>
      </w:r>
      <w:r w:rsidR="00704305">
        <w:t xml:space="preserve"> Therefore, as with any analysis, it is important to consider </w:t>
      </w:r>
      <w:r w:rsidR="00353B3A">
        <w:t xml:space="preserve">what </w:t>
      </w:r>
      <w:r w:rsidR="00704305">
        <w:t xml:space="preserve">your research questions or management </w:t>
      </w:r>
      <w:r w:rsidR="00353B3A">
        <w:t xml:space="preserve">goals are to ensure that the model used is appropriate. </w:t>
      </w:r>
    </w:p>
    <w:p w14:paraId="33701793" w14:textId="6E453100" w:rsidR="00973F1D" w:rsidRDefault="00796244" w:rsidP="00973F1D">
      <w:pPr>
        <w:pStyle w:val="Heading1"/>
      </w:pPr>
      <w:r>
        <w:t>Additional resources</w:t>
      </w:r>
    </w:p>
    <w:p w14:paraId="20C6B2C5" w14:textId="68A91D31" w:rsidR="006840EE" w:rsidRPr="006840EE" w:rsidRDefault="006840EE" w:rsidP="006840EE">
      <w:r>
        <w:t xml:space="preserve">In addition to this manuscript, </w:t>
      </w:r>
      <w:r w:rsidRPr="006840EE">
        <w:rPr>
          <w:rFonts w:ascii="Lucida Console" w:hAnsi="Lucida Console"/>
        </w:rPr>
        <w:t>autoOcc</w:t>
      </w:r>
      <w:r>
        <w:t xml:space="preserve"> has an associated vignette that can be accessed so long as it is built when installing </w:t>
      </w:r>
      <w:r w:rsidRPr="006840EE">
        <w:rPr>
          <w:rFonts w:ascii="Lucida Console" w:hAnsi="Lucida Console"/>
        </w:rPr>
        <w:t>autoOcc</w:t>
      </w:r>
      <w:r>
        <w:t xml:space="preserve">. This can be </w:t>
      </w:r>
      <w:r w:rsidR="00837EDC">
        <w:t>viewed</w:t>
      </w:r>
      <w:r>
        <w:t xml:space="preserve"> by running </w:t>
      </w:r>
      <w:r w:rsidRPr="006840EE">
        <w:rPr>
          <w:rFonts w:ascii="Lucida Console" w:hAnsi="Lucida Console"/>
        </w:rPr>
        <w:t>vignette("Overview")</w:t>
      </w:r>
      <w:r>
        <w:t xml:space="preserve"> in R after loading the package. This vignette provides a description of autologistic occupancy models, how to add spatial, temporal, or spatiotemporal covariates to your autologistic occupancy models, and shows how all the functions within </w:t>
      </w:r>
      <w:r w:rsidRPr="001104E9">
        <w:rPr>
          <w:rFonts w:ascii="Lucida Console" w:hAnsi="Lucida Console"/>
        </w:rPr>
        <w:t>autoOcc</w:t>
      </w:r>
      <w:r>
        <w:t xml:space="preserve"> can be used to run a complete analysis on </w:t>
      </w:r>
      <w:r w:rsidR="00D830E0">
        <w:t>the opossum</w:t>
      </w:r>
      <w:r>
        <w:t xml:space="preserve"> dataset.</w:t>
      </w:r>
    </w:p>
    <w:p w14:paraId="3C218730" w14:textId="70A071B9" w:rsidR="00796244" w:rsidRPr="00796244" w:rsidRDefault="00796244" w:rsidP="00796244">
      <w:pPr>
        <w:pStyle w:val="Heading1"/>
      </w:pPr>
      <w:r>
        <w:t>Conclusion</w:t>
      </w:r>
    </w:p>
    <w:p w14:paraId="73852BD8" w14:textId="2FD84683" w:rsidR="00693AFB" w:rsidRDefault="00931E76">
      <w:r>
        <w:t>Biodiversity monitoring surveys that collect data through time are increasingly common, yet the statistical tools to quantify habitat associations with such data have been somewhat limited</w:t>
      </w:r>
      <w:r w:rsidR="00662739">
        <w:t xml:space="preserve"> when </w:t>
      </w:r>
      <w:r w:rsidR="00922E41">
        <w:t xml:space="preserve">said </w:t>
      </w:r>
      <w:r w:rsidR="00662739">
        <w:t>data are subject to imperfect detection</w:t>
      </w:r>
      <w:r>
        <w:t xml:space="preserve">. The </w:t>
      </w:r>
      <w:r w:rsidRPr="00931E76">
        <w:rPr>
          <w:rFonts w:ascii="Lucida Console" w:hAnsi="Lucida Console"/>
        </w:rPr>
        <w:t>autoOcc</w:t>
      </w:r>
      <w:r>
        <w:t xml:space="preserve"> package offers up perhaps the simplest approach</w:t>
      </w:r>
      <w:r w:rsidR="00061536">
        <w:t xml:space="preserve"> that accounts for temporal dependence</w:t>
      </w:r>
      <w:r>
        <w:t xml:space="preserve">, and through simulations I demonstrated how autologistic occupancy models can have relatively little bias even </w:t>
      </w:r>
      <w:r w:rsidR="00BA4B34">
        <w:t>with</w:t>
      </w:r>
      <w:r>
        <w:t xml:space="preserve"> small sample sizes.  </w:t>
      </w:r>
      <w:r w:rsidR="00662739">
        <w:t>T</w:t>
      </w:r>
      <w:r>
        <w:t xml:space="preserve">hrough worked examples I provided a general outline for how an analysis can be conducted within the </w:t>
      </w:r>
      <w:r w:rsidRPr="00662739">
        <w:rPr>
          <w:rFonts w:ascii="Lucida Console" w:hAnsi="Lucida Console"/>
        </w:rPr>
        <w:t>autoOcc</w:t>
      </w:r>
      <w:r>
        <w:t xml:space="preserve"> ecosystem and then recreated the results of an already published study assessing black-backed woodpecker responses to fire severity (Stillman et al. 2023). Ultimately, I hope that </w:t>
      </w:r>
      <w:r w:rsidR="00662739">
        <w:t xml:space="preserve">all the information and results presented here, in combination with the </w:t>
      </w:r>
      <w:r w:rsidR="00662739" w:rsidRPr="00662739">
        <w:rPr>
          <w:rFonts w:ascii="Lucida Console" w:hAnsi="Lucida Console"/>
        </w:rPr>
        <w:t>autoOcc</w:t>
      </w:r>
      <w:r>
        <w:t xml:space="preserve"> R packag</w:t>
      </w:r>
      <w:r w:rsidR="00662739">
        <w:t>e, will be help to researchers who are interested in understanding species occupancy patterns over time.</w:t>
      </w:r>
    </w:p>
    <w:p w14:paraId="4F689DEF" w14:textId="77777777" w:rsidR="00662739" w:rsidRDefault="00662739"/>
    <w:p w14:paraId="50D21692" w14:textId="77777777" w:rsidR="00693AFB" w:rsidRDefault="00693AFB"/>
    <w:p w14:paraId="6799E139" w14:textId="77777777" w:rsidR="00B212BE" w:rsidRDefault="00B212BE"/>
    <w:p w14:paraId="72F82F25" w14:textId="77777777" w:rsidR="00B212BE" w:rsidRDefault="00B212BE"/>
    <w:p w14:paraId="42812CC6" w14:textId="77777777" w:rsidR="00B212BE" w:rsidRDefault="00B212BE"/>
    <w:p w14:paraId="6C78A571" w14:textId="282F1B47" w:rsidR="00B212BE" w:rsidRDefault="00152850">
      <w:r>
        <w:rPr>
          <w:rFonts w:ascii="Arial" w:hAnsi="Arial" w:cs="Arial"/>
          <w:color w:val="222222"/>
          <w:sz w:val="20"/>
          <w:szCs w:val="20"/>
          <w:shd w:val="clear" w:color="auto" w:fill="FFFFFF"/>
        </w:rPr>
        <w:t>Anderson, D., &amp; Burnham, K. (2004). Model selection and multi-model inference. </w:t>
      </w:r>
      <w:r>
        <w:rPr>
          <w:rFonts w:ascii="Arial" w:hAnsi="Arial" w:cs="Arial"/>
          <w:i/>
          <w:iCs/>
          <w:color w:val="222222"/>
          <w:sz w:val="20"/>
          <w:szCs w:val="20"/>
          <w:shd w:val="clear" w:color="auto" w:fill="FFFFFF"/>
        </w:rPr>
        <w:t>Second. NY: Springer-Verlag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63</w:t>
      </w:r>
      <w:r>
        <w:rPr>
          <w:rFonts w:ascii="Arial" w:hAnsi="Arial" w:cs="Arial"/>
          <w:color w:val="222222"/>
          <w:sz w:val="20"/>
          <w:szCs w:val="20"/>
          <w:shd w:val="clear" w:color="auto" w:fill="FFFFFF"/>
        </w:rPr>
        <w:t>(2020), 10.</w:t>
      </w:r>
    </w:p>
    <w:p w14:paraId="3A7FD774" w14:textId="18513EA4" w:rsidR="00B212BE" w:rsidRDefault="00B212BE">
      <w:pPr>
        <w:rPr>
          <w:rFonts w:ascii="Arial" w:hAnsi="Arial" w:cs="Arial"/>
          <w:color w:val="222222"/>
          <w:sz w:val="20"/>
          <w:szCs w:val="20"/>
          <w:shd w:val="clear" w:color="auto" w:fill="FFFFFF"/>
        </w:rPr>
      </w:pPr>
      <w:r>
        <w:rPr>
          <w:rFonts w:ascii="Arial" w:hAnsi="Arial" w:cs="Arial"/>
          <w:color w:val="222222"/>
          <w:sz w:val="20"/>
          <w:szCs w:val="20"/>
          <w:shd w:val="clear" w:color="auto" w:fill="FFFFFF"/>
        </w:rPr>
        <w:t>Bailey, L. L., MacKenzie, D. I., &amp; Nichols, J. D. (2014). Advances and applications of occupancy models. </w:t>
      </w:r>
      <w:r>
        <w:rPr>
          <w:rFonts w:ascii="Arial" w:hAnsi="Arial" w:cs="Arial"/>
          <w:i/>
          <w:iCs/>
          <w:color w:val="222222"/>
          <w:sz w:val="20"/>
          <w:szCs w:val="20"/>
          <w:shd w:val="clear" w:color="auto" w:fill="FFFFFF"/>
        </w:rPr>
        <w:t>Methods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w:t>
      </w:r>
      <w:r>
        <w:rPr>
          <w:rFonts w:ascii="Arial" w:hAnsi="Arial" w:cs="Arial"/>
          <w:color w:val="222222"/>
          <w:sz w:val="20"/>
          <w:szCs w:val="20"/>
          <w:shd w:val="clear" w:color="auto" w:fill="FFFFFF"/>
        </w:rPr>
        <w:t>(12), 1269-1279.</w:t>
      </w:r>
    </w:p>
    <w:p w14:paraId="0EEDFFEA" w14:textId="77777777" w:rsidR="001B5354" w:rsidRDefault="001B5354">
      <w:pPr>
        <w:rPr>
          <w:rFonts w:ascii="Arial" w:hAnsi="Arial" w:cs="Arial"/>
          <w:color w:val="222222"/>
          <w:sz w:val="20"/>
          <w:szCs w:val="20"/>
          <w:shd w:val="clear" w:color="auto" w:fill="FFFFFF"/>
        </w:rPr>
      </w:pPr>
    </w:p>
    <w:p w14:paraId="42896805" w14:textId="2D7E63E1" w:rsidR="001B5354" w:rsidRDefault="001B5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Briscoe, N. J., Zurell, D., Elith, J., König, C., Fandos, G., Malchow, A. K., ... &amp; Guillera</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Arroita, G. (2021). Can dynamic occupancy models improve predictions of species' range dynamics? A test using Swiss birds. </w:t>
      </w:r>
      <w:r>
        <w:rPr>
          <w:rFonts w:ascii="Arial" w:hAnsi="Arial" w:cs="Arial"/>
          <w:i/>
          <w:iCs/>
          <w:color w:val="222222"/>
          <w:sz w:val="20"/>
          <w:szCs w:val="20"/>
          <w:shd w:val="clear" w:color="auto" w:fill="FFFFFF"/>
        </w:rPr>
        <w:t>Global Change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w:t>
      </w:r>
      <w:r>
        <w:rPr>
          <w:rFonts w:ascii="Arial" w:hAnsi="Arial" w:cs="Arial"/>
          <w:color w:val="222222"/>
          <w:sz w:val="20"/>
          <w:szCs w:val="20"/>
          <w:shd w:val="clear" w:color="auto" w:fill="FFFFFF"/>
        </w:rPr>
        <w:t>(18), 4269-4282.</w:t>
      </w:r>
    </w:p>
    <w:p w14:paraId="1EC96B96" w14:textId="389E156F" w:rsidR="00664837" w:rsidRDefault="00664837">
      <w:pPr>
        <w:rPr>
          <w:rFonts w:ascii="Arial" w:hAnsi="Arial" w:cs="Arial"/>
          <w:color w:val="222222"/>
          <w:sz w:val="20"/>
          <w:szCs w:val="20"/>
          <w:shd w:val="clear" w:color="auto" w:fill="FFFFFF"/>
        </w:rPr>
      </w:pPr>
      <w:r>
        <w:rPr>
          <w:rFonts w:ascii="Arial" w:hAnsi="Arial" w:cs="Arial"/>
          <w:color w:val="222222"/>
          <w:sz w:val="20"/>
          <w:szCs w:val="20"/>
          <w:shd w:val="clear" w:color="auto" w:fill="FFFFFF"/>
        </w:rPr>
        <w:t>de Valpine, P., Turek, D., Paciorek, C. J., Anderson-Bergman, C., Lang, D. T., &amp; Bodik, R. (2017). Programming with models: writing statistical algorithms for general model structures with NIMBLE. </w:t>
      </w:r>
      <w:r>
        <w:rPr>
          <w:rFonts w:ascii="Arial" w:hAnsi="Arial" w:cs="Arial"/>
          <w:i/>
          <w:iCs/>
          <w:color w:val="222222"/>
          <w:sz w:val="20"/>
          <w:szCs w:val="20"/>
          <w:shd w:val="clear" w:color="auto" w:fill="FFFFFF"/>
        </w:rPr>
        <w:t>Journal of Computational and Graphical Statistics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(2), 403-413.</w:t>
      </w:r>
    </w:p>
    <w:p w14:paraId="03D0601B" w14:textId="77777777" w:rsidR="001D594B" w:rsidRDefault="001D594B">
      <w:pPr>
        <w:rPr>
          <w:rFonts w:ascii="Arial" w:hAnsi="Arial" w:cs="Arial"/>
          <w:color w:val="222222"/>
          <w:sz w:val="20"/>
          <w:szCs w:val="20"/>
          <w:shd w:val="clear" w:color="auto" w:fill="FFFFFF"/>
        </w:rPr>
      </w:pPr>
      <w:r w:rsidRPr="001D594B">
        <w:rPr>
          <w:rFonts w:ascii="Arial" w:hAnsi="Arial" w:cs="Arial"/>
          <w:color w:val="222222"/>
          <w:sz w:val="20"/>
          <w:szCs w:val="20"/>
          <w:shd w:val="clear" w:color="auto" w:fill="FFFFFF"/>
        </w:rPr>
        <w:t>Doser, J. W., Finley A. O., Kéry, M., &amp; Zipkin E. F. (2022). spOccupancy: An R package for single-species, multi-species, and integrated spatial occupancy models Methods in Ecology and Evolution, 13, 1670-1678.</w:t>
      </w:r>
    </w:p>
    <w:p w14:paraId="06211704" w14:textId="1789F82A" w:rsidR="001D594B" w:rsidRDefault="001D594B">
      <w:pPr>
        <w:rPr>
          <w:rFonts w:ascii="Arial" w:hAnsi="Arial" w:cs="Arial"/>
          <w:color w:val="222222"/>
          <w:sz w:val="20"/>
          <w:szCs w:val="20"/>
          <w:shd w:val="clear" w:color="auto" w:fill="FFFFFF"/>
        </w:rPr>
      </w:pPr>
      <w:r>
        <w:rPr>
          <w:rFonts w:ascii="Arial" w:hAnsi="Arial" w:cs="Arial"/>
          <w:color w:val="222222"/>
          <w:sz w:val="20"/>
          <w:szCs w:val="20"/>
          <w:shd w:val="clear" w:color="auto" w:fill="FFFFFF"/>
        </w:rPr>
        <w:br/>
      </w:r>
      <w:r>
        <w:t>Dewitz, J., U.S. Geological Survey. National Land Cover Database (NLCD) 2019 Products, version 2.0. U.S. Geological Survey. https://doi.org/10.5066/P9KZCM54. Accessed 25 June 2022</w:t>
      </w:r>
    </w:p>
    <w:p w14:paraId="61CDC91D" w14:textId="6A16C522" w:rsidR="00553B40" w:rsidRPr="00EC1E3E" w:rsidRDefault="00EC1E3E">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Fidino, M. and Magle, S. B. (2017). Using Fourier series to estimate periodic patterns in dynamic occupancy models. </w:t>
      </w:r>
      <w:r>
        <w:rPr>
          <w:rFonts w:ascii="Arial" w:hAnsi="Arial" w:cs="Arial"/>
          <w:i/>
          <w:iCs/>
          <w:color w:val="222222"/>
          <w:sz w:val="20"/>
          <w:szCs w:val="20"/>
          <w:shd w:val="clear" w:color="auto" w:fill="FFFFFF"/>
        </w:rPr>
        <w:t>Ecosphere</w:t>
      </w:r>
      <w:r>
        <w:rPr>
          <w:rFonts w:ascii="Arial" w:hAnsi="Arial" w:cs="Arial"/>
          <w:color w:val="222222"/>
          <w:sz w:val="20"/>
          <w:szCs w:val="20"/>
          <w:shd w:val="clear" w:color="auto" w:fill="FFFFFF"/>
        </w:rPr>
        <w:t>, 8(9), e01944.</w:t>
      </w:r>
    </w:p>
    <w:p w14:paraId="2D8486A0" w14:textId="7E9987D9" w:rsidR="00553B40" w:rsidRDefault="00553B40">
      <w:pPr>
        <w:rPr>
          <w:rFonts w:ascii="Arial" w:hAnsi="Arial" w:cs="Arial"/>
          <w:color w:val="222222"/>
          <w:sz w:val="20"/>
          <w:szCs w:val="20"/>
          <w:shd w:val="clear" w:color="auto" w:fill="FFFFFF"/>
        </w:rPr>
      </w:pPr>
      <w:r>
        <w:rPr>
          <w:rFonts w:ascii="Arial" w:hAnsi="Arial" w:cs="Arial"/>
          <w:color w:val="222222"/>
          <w:sz w:val="20"/>
          <w:szCs w:val="20"/>
          <w:shd w:val="clear" w:color="auto" w:fill="FFFFFF"/>
        </w:rPr>
        <w:t>Fiske, I., &amp; Chandler, R. (2011). Unmarked: an R package for fitting hierarchical models of wildlife occurrence and abundance.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43</w:t>
      </w:r>
      <w:r>
        <w:rPr>
          <w:rFonts w:ascii="Arial" w:hAnsi="Arial" w:cs="Arial"/>
          <w:color w:val="222222"/>
          <w:sz w:val="20"/>
          <w:szCs w:val="20"/>
          <w:shd w:val="clear" w:color="auto" w:fill="FFFFFF"/>
        </w:rPr>
        <w:t>, 1-23.</w:t>
      </w:r>
    </w:p>
    <w:p w14:paraId="117BFB00" w14:textId="06959541" w:rsidR="001B5354" w:rsidRDefault="00636EBB">
      <w:pPr>
        <w:rPr>
          <w:rFonts w:ascii="Arial" w:hAnsi="Arial" w:cs="Arial"/>
          <w:color w:val="222222"/>
          <w:sz w:val="20"/>
          <w:szCs w:val="20"/>
          <w:shd w:val="clear" w:color="auto" w:fill="FFFFFF"/>
        </w:rPr>
      </w:pPr>
      <w:r>
        <w:rPr>
          <w:rFonts w:ascii="Arial" w:hAnsi="Arial" w:cs="Arial"/>
          <w:color w:val="222222"/>
          <w:sz w:val="20"/>
          <w:szCs w:val="20"/>
          <w:shd w:val="clear" w:color="auto" w:fill="FFFFFF"/>
        </w:rPr>
        <w:t>Gallo, T., Fidino, M., Gerber, B., Ahlers, A. A., Angstmann, J. L., Amaya, M., ... &amp; Magle, S. B. (2022). Mammals adjust diel activity across gradients of urbanization. </w:t>
      </w:r>
      <w:r>
        <w:rPr>
          <w:rFonts w:ascii="Arial" w:hAnsi="Arial" w:cs="Arial"/>
          <w:i/>
          <w:iCs/>
          <w:color w:val="222222"/>
          <w:sz w:val="20"/>
          <w:szCs w:val="20"/>
          <w:shd w:val="clear" w:color="auto" w:fill="FFFFFF"/>
        </w:rPr>
        <w:t>Elife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 e74756.</w:t>
      </w:r>
    </w:p>
    <w:p w14:paraId="5A7C2267" w14:textId="74CC4327" w:rsidR="001B5354" w:rsidRDefault="001B5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Kalle, R., Ramesh, T., &amp; Downs, C. T. (2018). When and where to move: Dynamic occupancy models explain the range dynamics of a food nomadic bird under climate and land cover change. </w:t>
      </w:r>
      <w:r>
        <w:rPr>
          <w:rFonts w:ascii="Arial" w:hAnsi="Arial" w:cs="Arial"/>
          <w:i/>
          <w:iCs/>
          <w:color w:val="222222"/>
          <w:sz w:val="20"/>
          <w:szCs w:val="20"/>
          <w:shd w:val="clear" w:color="auto" w:fill="FFFFFF"/>
        </w:rPr>
        <w:t>Global Change Biology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24</w:t>
      </w:r>
      <w:r>
        <w:rPr>
          <w:rFonts w:ascii="Arial" w:hAnsi="Arial" w:cs="Arial"/>
          <w:color w:val="222222"/>
          <w:sz w:val="20"/>
          <w:szCs w:val="20"/>
          <w:shd w:val="clear" w:color="auto" w:fill="FFFFFF"/>
        </w:rPr>
        <w:t>(1), e27-e39.</w:t>
      </w:r>
    </w:p>
    <w:p w14:paraId="7506AE04" w14:textId="03F335C4" w:rsidR="003B5CDB" w:rsidRDefault="00F30CD6">
      <w:pPr>
        <w:rPr>
          <w:rFonts w:ascii="Arial" w:hAnsi="Arial" w:cs="Arial"/>
          <w:color w:val="222222"/>
          <w:sz w:val="20"/>
          <w:szCs w:val="20"/>
          <w:shd w:val="clear" w:color="auto" w:fill="FFFFFF"/>
        </w:rPr>
      </w:pPr>
      <w:r>
        <w:rPr>
          <w:rFonts w:ascii="Arial" w:hAnsi="Arial" w:cs="Arial"/>
          <w:color w:val="222222"/>
          <w:sz w:val="20"/>
          <w:szCs w:val="20"/>
          <w:shd w:val="clear" w:color="auto" w:fill="FFFFFF"/>
        </w:rPr>
        <w:t>Kays, R., Arbogast, B. S., Baker</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Whatton, M., Beirne, C., Boone, H. M., Bowler, M., ... &amp; Spironello, W. R. (2020). An empirical evaluation of camera trap study design: How many, how long and when?. </w:t>
      </w:r>
      <w:r>
        <w:rPr>
          <w:rFonts w:ascii="Arial" w:hAnsi="Arial" w:cs="Arial"/>
          <w:i/>
          <w:iCs/>
          <w:color w:val="222222"/>
          <w:sz w:val="20"/>
          <w:szCs w:val="20"/>
          <w:shd w:val="clear" w:color="auto" w:fill="FFFFFF"/>
        </w:rPr>
        <w:t>Methods in Ecology and Evolution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w:t>
      </w:r>
      <w:r>
        <w:rPr>
          <w:rFonts w:ascii="Arial" w:hAnsi="Arial" w:cs="Arial"/>
          <w:color w:val="222222"/>
          <w:sz w:val="20"/>
          <w:szCs w:val="20"/>
          <w:shd w:val="clear" w:color="auto" w:fill="FFFFFF"/>
        </w:rPr>
        <w:t>(6), 700-713.</w:t>
      </w:r>
    </w:p>
    <w:p w14:paraId="483CCF11" w14:textId="77777777" w:rsidR="001B5354" w:rsidRDefault="001B5354">
      <w:pPr>
        <w:rPr>
          <w:rFonts w:ascii="Arial" w:hAnsi="Arial" w:cs="Arial"/>
          <w:color w:val="222222"/>
          <w:sz w:val="20"/>
          <w:szCs w:val="20"/>
          <w:shd w:val="clear" w:color="auto" w:fill="FFFFFF"/>
        </w:rPr>
      </w:pPr>
    </w:p>
    <w:p w14:paraId="483B0A87" w14:textId="4E644840" w:rsidR="001B5354" w:rsidRDefault="001B5354">
      <w:pPr>
        <w:rPr>
          <w:rFonts w:ascii="Arial" w:hAnsi="Arial" w:cs="Arial"/>
          <w:color w:val="222222"/>
          <w:sz w:val="20"/>
          <w:szCs w:val="20"/>
          <w:shd w:val="clear" w:color="auto" w:fill="FFFFFF"/>
        </w:rPr>
      </w:pPr>
      <w:r>
        <w:rPr>
          <w:rFonts w:ascii="Arial" w:hAnsi="Arial" w:cs="Arial"/>
          <w:color w:val="222222"/>
          <w:sz w:val="20"/>
          <w:szCs w:val="20"/>
          <w:shd w:val="clear" w:color="auto" w:fill="FFFFFF"/>
        </w:rPr>
        <w:t>Louvrier, J., Duchamp, C., Lauret, V., Marboutin, E., Cubaynes, S., Choquet, R., ... &amp; Gimenez, O. (2018). Mapping and explaining wolf recolonization in France using dynamic occupancy models and opportunistic data. </w:t>
      </w:r>
      <w:r>
        <w:rPr>
          <w:rFonts w:ascii="Arial" w:hAnsi="Arial" w:cs="Arial"/>
          <w:i/>
          <w:iCs/>
          <w:color w:val="222222"/>
          <w:sz w:val="20"/>
          <w:szCs w:val="20"/>
          <w:shd w:val="clear" w:color="auto" w:fill="FFFFFF"/>
        </w:rPr>
        <w:t>Ecography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41</w:t>
      </w:r>
      <w:r>
        <w:rPr>
          <w:rFonts w:ascii="Arial" w:hAnsi="Arial" w:cs="Arial"/>
          <w:color w:val="222222"/>
          <w:sz w:val="20"/>
          <w:szCs w:val="20"/>
          <w:shd w:val="clear" w:color="auto" w:fill="FFFFFF"/>
        </w:rPr>
        <w:t>(4), 647-660.</w:t>
      </w:r>
    </w:p>
    <w:p w14:paraId="18DAF09E" w14:textId="5D09B431" w:rsidR="00E3165D" w:rsidRDefault="00E3165D">
      <w:pPr>
        <w:rPr>
          <w:rFonts w:ascii="Arial" w:hAnsi="Arial" w:cs="Arial"/>
          <w:color w:val="222222"/>
          <w:sz w:val="20"/>
          <w:szCs w:val="20"/>
          <w:shd w:val="clear" w:color="auto" w:fill="FFFFFF"/>
        </w:rPr>
      </w:pPr>
      <w:r>
        <w:t>National Climatic Data Center [NCDC]. 2023. National Oceanic and Atmospheric Administration National Climatic Data Center. &lt;</w:t>
      </w:r>
      <w:r w:rsidRPr="00E3165D">
        <w:t>https://www.ncdc.noaa.gov/cdo-web/datatools/findstation</w:t>
      </w:r>
      <w:r>
        <w:t>&gt; . Accessed 25 June 2023.</w:t>
      </w:r>
    </w:p>
    <w:p w14:paraId="7A6C4BD3" w14:textId="0E8C624B" w:rsidR="00F30CD6" w:rsidRDefault="00B6261C">
      <w:pPr>
        <w:rPr>
          <w:rFonts w:ascii="Arial" w:hAnsi="Arial" w:cs="Arial"/>
          <w:color w:val="222222"/>
          <w:sz w:val="20"/>
          <w:szCs w:val="20"/>
          <w:shd w:val="clear" w:color="auto" w:fill="FFFFFF"/>
        </w:rPr>
      </w:pPr>
      <w:r>
        <w:rPr>
          <w:rFonts w:ascii="Arial" w:hAnsi="Arial" w:cs="Arial"/>
          <w:color w:val="222222"/>
          <w:sz w:val="20"/>
          <w:szCs w:val="20"/>
          <w:shd w:val="clear" w:color="auto" w:fill="FFFFFF"/>
        </w:rPr>
        <w:t>Magle, S. B., Fidino, M., Lehrer, E. W., Gallo, T., Mulligan, M. P., Ríos, M. J., ... &amp; Drake, D. (2019). Advancing urban wildlife research through a multi</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city collaboration. </w:t>
      </w:r>
      <w:r>
        <w:rPr>
          <w:rFonts w:ascii="Arial" w:hAnsi="Arial" w:cs="Arial"/>
          <w:i/>
          <w:iCs/>
          <w:color w:val="222222"/>
          <w:sz w:val="20"/>
          <w:szCs w:val="20"/>
          <w:shd w:val="clear" w:color="auto" w:fill="FFFFFF"/>
        </w:rPr>
        <w:t>Frontiers in Ecology and the Environment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17</w:t>
      </w:r>
      <w:r>
        <w:rPr>
          <w:rFonts w:ascii="Arial" w:hAnsi="Arial" w:cs="Arial"/>
          <w:color w:val="222222"/>
          <w:sz w:val="20"/>
          <w:szCs w:val="20"/>
          <w:shd w:val="clear" w:color="auto" w:fill="FFFFFF"/>
        </w:rPr>
        <w:t>(4), 232-239.</w:t>
      </w:r>
    </w:p>
    <w:p w14:paraId="13F78F02" w14:textId="4BB6E821" w:rsidR="003B5CDB" w:rsidRDefault="003B5CDB">
      <w:pPr>
        <w:rPr>
          <w:rFonts w:ascii="Arial" w:hAnsi="Arial" w:cs="Arial"/>
          <w:color w:val="222222"/>
          <w:sz w:val="20"/>
          <w:szCs w:val="20"/>
          <w:shd w:val="clear" w:color="auto" w:fill="FFFFFF"/>
        </w:rPr>
      </w:pPr>
      <w:r>
        <w:rPr>
          <w:rFonts w:ascii="Arial" w:hAnsi="Arial" w:cs="Arial"/>
          <w:color w:val="222222"/>
          <w:sz w:val="20"/>
          <w:szCs w:val="20"/>
          <w:shd w:val="clear" w:color="auto" w:fill="FFFFFF"/>
        </w:rPr>
        <w:t>Mckann, P. C., Gray, B. R., &amp; Thogmartin, W. E. (2013). Small sample bias in dynamic occupancy models. </w:t>
      </w:r>
      <w:r>
        <w:rPr>
          <w:rFonts w:ascii="Arial" w:hAnsi="Arial" w:cs="Arial"/>
          <w:i/>
          <w:iCs/>
          <w:color w:val="222222"/>
          <w:sz w:val="20"/>
          <w:szCs w:val="20"/>
          <w:shd w:val="clear" w:color="auto" w:fill="FFFFFF"/>
        </w:rPr>
        <w:t>The Journal of Wildlife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77</w:t>
      </w:r>
      <w:r>
        <w:rPr>
          <w:rFonts w:ascii="Arial" w:hAnsi="Arial" w:cs="Arial"/>
          <w:color w:val="222222"/>
          <w:sz w:val="20"/>
          <w:szCs w:val="20"/>
          <w:shd w:val="clear" w:color="auto" w:fill="FFFFFF"/>
        </w:rPr>
        <w:t>(1), 172-180.</w:t>
      </w:r>
    </w:p>
    <w:p w14:paraId="78056099" w14:textId="66309DAD" w:rsidR="00C6683E" w:rsidRDefault="00C6683E">
      <w:pPr>
        <w:rPr>
          <w:rFonts w:ascii="Arial" w:hAnsi="Arial" w:cs="Arial"/>
          <w:color w:val="222222"/>
          <w:sz w:val="20"/>
          <w:szCs w:val="20"/>
          <w:shd w:val="clear" w:color="auto" w:fill="FFFFFF"/>
        </w:rPr>
      </w:pPr>
      <w:r>
        <w:t>Plummer, M. (2003). JAGS: A program for analysis of Bayesian graphical models using Gibbs sampling. In Proceedings of the 3rd international workshop on distributed statistical computing. 124(125.10), 1–10.</w:t>
      </w:r>
    </w:p>
    <w:p w14:paraId="0C2B5D0E" w14:textId="058320A7" w:rsidR="00E15950" w:rsidRDefault="00E15950">
      <w:pPr>
        <w:rPr>
          <w:rFonts w:ascii="Arial" w:hAnsi="Arial" w:cs="Arial"/>
          <w:color w:val="222222"/>
          <w:sz w:val="20"/>
          <w:szCs w:val="20"/>
          <w:shd w:val="clear" w:color="auto" w:fill="FFFFFF"/>
        </w:rPr>
      </w:pPr>
      <w:r>
        <w:rPr>
          <w:rFonts w:ascii="Arial" w:hAnsi="Arial" w:cs="Arial"/>
          <w:color w:val="222222"/>
          <w:sz w:val="20"/>
          <w:szCs w:val="20"/>
          <w:shd w:val="clear" w:color="auto" w:fill="FFFFFF"/>
        </w:rPr>
        <w:t>Royle, J. A., &amp; Dorazio, R. M. (2008). </w:t>
      </w:r>
      <w:r>
        <w:rPr>
          <w:rFonts w:ascii="Arial" w:hAnsi="Arial" w:cs="Arial"/>
          <w:i/>
          <w:iCs/>
          <w:color w:val="222222"/>
          <w:sz w:val="20"/>
          <w:szCs w:val="20"/>
          <w:shd w:val="clear" w:color="auto" w:fill="FFFFFF"/>
        </w:rPr>
        <w:t>Hierarchical modeling and inference in ecology: the analysis of data from populations, metapopulations and communities</w:t>
      </w:r>
      <w:r>
        <w:rPr>
          <w:rFonts w:ascii="Arial" w:hAnsi="Arial" w:cs="Arial"/>
          <w:color w:val="222222"/>
          <w:sz w:val="20"/>
          <w:szCs w:val="20"/>
          <w:shd w:val="clear" w:color="auto" w:fill="FFFFFF"/>
        </w:rPr>
        <w:t>. Elsevier.</w:t>
      </w:r>
    </w:p>
    <w:p w14:paraId="54FE3E87" w14:textId="218E0368" w:rsidR="00F42A01" w:rsidRDefault="00F42A01">
      <w:pPr>
        <w:rPr>
          <w:rFonts w:ascii="Arial" w:hAnsi="Arial" w:cs="Arial"/>
          <w:color w:val="222222"/>
          <w:sz w:val="20"/>
          <w:szCs w:val="20"/>
          <w:shd w:val="clear" w:color="auto" w:fill="FFFFFF"/>
        </w:rPr>
      </w:pPr>
      <w:r w:rsidRPr="00F42A01">
        <w:rPr>
          <w:rFonts w:ascii="Arial" w:hAnsi="Arial" w:cs="Arial"/>
          <w:color w:val="222222"/>
          <w:sz w:val="20"/>
          <w:szCs w:val="20"/>
          <w:shd w:val="clear" w:color="auto" w:fill="FFFFFF"/>
        </w:rPr>
        <w:lastRenderedPageBreak/>
        <w:t>Schrimpf, M. B., Che-Castaldo, C., &amp; Lynch, H. J. (2020). Regional breeding bird assessment of the Antarctic Peninsula. Polar Biology, 43(2), 111-122.</w:t>
      </w:r>
    </w:p>
    <w:p w14:paraId="5C5409AE" w14:textId="32947024" w:rsidR="006B2553" w:rsidRDefault="00082EE6">
      <w:pPr>
        <w:rPr>
          <w:rFonts w:ascii="Arial" w:hAnsi="Arial" w:cs="Arial"/>
          <w:color w:val="222222"/>
          <w:sz w:val="20"/>
          <w:szCs w:val="20"/>
          <w:shd w:val="clear" w:color="auto" w:fill="FFFFFF"/>
        </w:rPr>
      </w:pPr>
      <w:r>
        <w:rPr>
          <w:rFonts w:ascii="Arial" w:hAnsi="Arial" w:cs="Arial"/>
          <w:color w:val="222222"/>
          <w:sz w:val="20"/>
          <w:szCs w:val="20"/>
          <w:shd w:val="clear" w:color="auto" w:fill="FFFFFF"/>
        </w:rPr>
        <w:t>Tingley, M. W., Ruiz-Gutiérrez, V., Wilkerson, R. L., Howell, C. A., &amp; Siegel, R. B. (2016). Pyrodiversity promotes avian diversity over the decade following forest fire. </w:t>
      </w:r>
      <w:r>
        <w:rPr>
          <w:rFonts w:ascii="Arial" w:hAnsi="Arial" w:cs="Arial"/>
          <w:i/>
          <w:iCs/>
          <w:color w:val="222222"/>
          <w:sz w:val="20"/>
          <w:szCs w:val="20"/>
          <w:shd w:val="clear" w:color="auto" w:fill="FFFFFF"/>
        </w:rPr>
        <w:t>Proceedings of the Royal Society B: Biological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283</w:t>
      </w:r>
      <w:r>
        <w:rPr>
          <w:rFonts w:ascii="Arial" w:hAnsi="Arial" w:cs="Arial"/>
          <w:color w:val="222222"/>
          <w:sz w:val="20"/>
          <w:szCs w:val="20"/>
          <w:shd w:val="clear" w:color="auto" w:fill="FFFFFF"/>
        </w:rPr>
        <w:t>(1840), 20161703.</w:t>
      </w:r>
    </w:p>
    <w:p w14:paraId="7E575605" w14:textId="6D729DB5" w:rsidR="006B2553" w:rsidRDefault="006B2553">
      <w:pPr>
        <w:rPr>
          <w:rFonts w:ascii="Arial" w:hAnsi="Arial" w:cs="Arial"/>
          <w:color w:val="222222"/>
          <w:sz w:val="20"/>
          <w:szCs w:val="20"/>
          <w:shd w:val="clear" w:color="auto" w:fill="FFFFFF"/>
        </w:rPr>
      </w:pPr>
      <w:r>
        <w:rPr>
          <w:rFonts w:ascii="Arial" w:hAnsi="Arial" w:cs="Arial"/>
          <w:color w:val="222222"/>
          <w:sz w:val="20"/>
          <w:szCs w:val="20"/>
          <w:shd w:val="clear" w:color="auto" w:fill="FFFFFF"/>
        </w:rPr>
        <w:t>Tingley, M. W., Stillman, A. N., Wilkerson, R. L., Howell, C. A., Sawyer, S. C., &amp; Siegel, R. B. (2018). Cross</w:t>
      </w:r>
      <w:r>
        <w:rPr>
          <w:rFonts w:ascii="Cambria Math" w:hAnsi="Cambria Math" w:cs="Cambria Math"/>
          <w:color w:val="222222"/>
          <w:sz w:val="20"/>
          <w:szCs w:val="20"/>
          <w:shd w:val="clear" w:color="auto" w:fill="FFFFFF"/>
        </w:rPr>
        <w:t>‐</w:t>
      </w:r>
      <w:r>
        <w:rPr>
          <w:rFonts w:ascii="Arial" w:hAnsi="Arial" w:cs="Arial"/>
          <w:color w:val="222222"/>
          <w:sz w:val="20"/>
          <w:szCs w:val="20"/>
          <w:shd w:val="clear" w:color="auto" w:fill="FFFFFF"/>
        </w:rPr>
        <w:t>scale occupancy dynamics of a postfire specialist in response to variation across a fire regime. </w:t>
      </w:r>
      <w:r>
        <w:rPr>
          <w:rFonts w:ascii="Arial" w:hAnsi="Arial" w:cs="Arial"/>
          <w:i/>
          <w:iCs/>
          <w:color w:val="222222"/>
          <w:sz w:val="20"/>
          <w:szCs w:val="20"/>
          <w:shd w:val="clear" w:color="auto" w:fill="FFFFFF"/>
        </w:rPr>
        <w:t>Journal of Animal Ecology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87</w:t>
      </w:r>
      <w:r>
        <w:rPr>
          <w:rFonts w:ascii="Arial" w:hAnsi="Arial" w:cs="Arial"/>
          <w:color w:val="222222"/>
          <w:sz w:val="20"/>
          <w:szCs w:val="20"/>
          <w:shd w:val="clear" w:color="auto" w:fill="FFFFFF"/>
        </w:rPr>
        <w:t>(5), 1484-1496.</w:t>
      </w:r>
    </w:p>
    <w:p w14:paraId="042D2FF9" w14:textId="64D7D6DE" w:rsidR="001D594B" w:rsidRDefault="00C56C27">
      <w:pPr>
        <w:rPr>
          <w:rFonts w:ascii="Arial" w:hAnsi="Arial" w:cs="Arial"/>
          <w:color w:val="222222"/>
          <w:sz w:val="20"/>
          <w:szCs w:val="20"/>
          <w:shd w:val="clear" w:color="auto" w:fill="FFFFFF"/>
        </w:rPr>
      </w:pPr>
      <w:r>
        <w:rPr>
          <w:rFonts w:ascii="Arial" w:hAnsi="Arial" w:cs="Arial"/>
          <w:color w:val="222222"/>
          <w:sz w:val="20"/>
          <w:szCs w:val="20"/>
          <w:shd w:val="clear" w:color="auto" w:fill="FFFFFF"/>
        </w:rPr>
        <w:t>Tingley, M. W., Stillman, A. N., Wilkerson, R. L., Sawyer, S. C., &amp; Siegel, R. B. (2020). Black-backed woodpecker occupancy in burned and beetle-killed forests: disturbance agent matters. </w:t>
      </w:r>
      <w:r>
        <w:rPr>
          <w:rFonts w:ascii="Arial" w:hAnsi="Arial" w:cs="Arial"/>
          <w:i/>
          <w:iCs/>
          <w:color w:val="222222"/>
          <w:sz w:val="20"/>
          <w:szCs w:val="20"/>
          <w:shd w:val="clear" w:color="auto" w:fill="FFFFFF"/>
        </w:rPr>
        <w:t>Forest Ecology and Management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455</w:t>
      </w:r>
      <w:r>
        <w:rPr>
          <w:rFonts w:ascii="Arial" w:hAnsi="Arial" w:cs="Arial"/>
          <w:color w:val="222222"/>
          <w:sz w:val="20"/>
          <w:szCs w:val="20"/>
          <w:shd w:val="clear" w:color="auto" w:fill="FFFFFF"/>
        </w:rPr>
        <w:t>, 117694.</w:t>
      </w:r>
    </w:p>
    <w:p w14:paraId="1F284769" w14:textId="28AC0B96" w:rsidR="001D594B" w:rsidRDefault="001D594B">
      <w:r>
        <w:t xml:space="preserve">U.S. Census Bureau, 2014–2018 American community survey 3-year public use microdata samples (2021). </w:t>
      </w:r>
      <w:hyperlink r:id="rId12" w:history="1">
        <w:r w:rsidR="00A721F2" w:rsidRPr="009F1A32">
          <w:rPr>
            <w:rStyle w:val="Hyperlink"/>
          </w:rPr>
          <w:t>https://www.census.gov/programs-surveys/acs/data.html. Accessed 25 June 2023</w:t>
        </w:r>
      </w:hyperlink>
      <w:r>
        <w:t>.</w:t>
      </w:r>
    </w:p>
    <w:p w14:paraId="604989E2" w14:textId="7774A3C3" w:rsidR="00A721F2" w:rsidRDefault="00A721F2">
      <w:pPr>
        <w:rPr>
          <w:rFonts w:ascii="Arial" w:hAnsi="Arial" w:cs="Arial"/>
          <w:color w:val="222222"/>
          <w:sz w:val="20"/>
          <w:szCs w:val="20"/>
          <w:shd w:val="clear" w:color="auto" w:fill="FFFFFF"/>
        </w:rPr>
      </w:pPr>
      <w:r w:rsidRPr="00A721F2">
        <w:rPr>
          <w:rFonts w:ascii="Arial" w:hAnsi="Arial" w:cs="Arial"/>
          <w:color w:val="222222"/>
          <w:sz w:val="20"/>
          <w:szCs w:val="20"/>
          <w:shd w:val="clear" w:color="auto" w:fill="FFFFFF"/>
        </w:rPr>
        <w:t>Yackulic, C. B., Nichols, J. D., Reid, J., &amp; Der, R. (2015). To predict the niche, model colonization and extinction. Ecology, 96(1), 16-23.</w:t>
      </w:r>
    </w:p>
    <w:p w14:paraId="7D738643" w14:textId="601173E7" w:rsidR="00082EE6" w:rsidRDefault="00082EE6">
      <w:pPr>
        <w:rPr>
          <w:rFonts w:ascii="Arial" w:hAnsi="Arial" w:cs="Arial"/>
          <w:color w:val="222222"/>
          <w:sz w:val="20"/>
          <w:szCs w:val="20"/>
          <w:shd w:val="clear" w:color="auto" w:fill="FFFFFF"/>
        </w:rPr>
      </w:pPr>
      <w:r>
        <w:rPr>
          <w:rFonts w:ascii="Arial" w:hAnsi="Arial" w:cs="Arial"/>
          <w:color w:val="222222"/>
          <w:sz w:val="20"/>
          <w:szCs w:val="20"/>
          <w:shd w:val="clear" w:color="auto" w:fill="FFFFFF"/>
        </w:rPr>
        <w:t>Zipkin, E. F., Grant, E. H. C., &amp; Fagan, W. F. (2012). Evaluating the predictive abilities of community occupancy models using AUC while accounting for imperfect detection. </w:t>
      </w:r>
      <w:r>
        <w:rPr>
          <w:rFonts w:ascii="Arial" w:hAnsi="Arial" w:cs="Arial"/>
          <w:i/>
          <w:iCs/>
          <w:color w:val="222222"/>
          <w:sz w:val="20"/>
          <w:szCs w:val="20"/>
          <w:shd w:val="clear" w:color="auto" w:fill="FFFFFF"/>
        </w:rPr>
        <w:t>Ecological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(7), 1962-1972.</w:t>
      </w:r>
    </w:p>
    <w:p w14:paraId="46854156" w14:textId="77777777" w:rsidR="008F760E" w:rsidRDefault="008F760E">
      <w:pPr>
        <w:rPr>
          <w:rFonts w:ascii="Arial" w:hAnsi="Arial" w:cs="Arial"/>
          <w:color w:val="222222"/>
          <w:sz w:val="20"/>
          <w:szCs w:val="20"/>
          <w:shd w:val="clear" w:color="auto" w:fill="FFFFFF"/>
        </w:rPr>
      </w:pPr>
    </w:p>
    <w:p w14:paraId="03627153" w14:textId="77777777" w:rsidR="008F760E" w:rsidRDefault="008F760E">
      <w:pPr>
        <w:rPr>
          <w:rFonts w:ascii="Arial" w:hAnsi="Arial" w:cs="Arial"/>
          <w:color w:val="222222"/>
          <w:sz w:val="20"/>
          <w:szCs w:val="20"/>
          <w:shd w:val="clear" w:color="auto" w:fill="FFFFFF"/>
        </w:rPr>
      </w:pPr>
    </w:p>
    <w:p w14:paraId="512B04EF" w14:textId="77777777" w:rsidR="008F760E" w:rsidRDefault="008F760E">
      <w:pPr>
        <w:rPr>
          <w:rFonts w:ascii="Arial" w:hAnsi="Arial" w:cs="Arial"/>
          <w:color w:val="222222"/>
          <w:sz w:val="20"/>
          <w:szCs w:val="20"/>
          <w:shd w:val="clear" w:color="auto" w:fill="FFFFFF"/>
        </w:rPr>
      </w:pPr>
    </w:p>
    <w:p w14:paraId="30B58FCE" w14:textId="77777777" w:rsidR="008F760E" w:rsidRDefault="008F760E">
      <w:pPr>
        <w:rPr>
          <w:rFonts w:ascii="Arial" w:hAnsi="Arial" w:cs="Arial"/>
          <w:color w:val="222222"/>
          <w:sz w:val="20"/>
          <w:szCs w:val="20"/>
          <w:shd w:val="clear" w:color="auto" w:fill="FFFFFF"/>
        </w:rPr>
      </w:pPr>
    </w:p>
    <w:p w14:paraId="71D4D961" w14:textId="77777777" w:rsidR="008F760E" w:rsidRDefault="008F760E">
      <w:pPr>
        <w:rPr>
          <w:rFonts w:ascii="Arial" w:hAnsi="Arial" w:cs="Arial"/>
          <w:color w:val="222222"/>
          <w:sz w:val="20"/>
          <w:szCs w:val="20"/>
          <w:shd w:val="clear" w:color="auto" w:fill="FFFFFF"/>
        </w:rPr>
      </w:pPr>
    </w:p>
    <w:p w14:paraId="7332C48A" w14:textId="77777777" w:rsidR="008F760E" w:rsidRDefault="008F760E">
      <w:pPr>
        <w:rPr>
          <w:rFonts w:ascii="Arial" w:hAnsi="Arial" w:cs="Arial"/>
          <w:color w:val="222222"/>
          <w:sz w:val="20"/>
          <w:szCs w:val="20"/>
          <w:shd w:val="clear" w:color="auto" w:fill="FFFFFF"/>
        </w:rPr>
      </w:pPr>
    </w:p>
    <w:p w14:paraId="1F04B710" w14:textId="77777777" w:rsidR="008F760E" w:rsidRDefault="008F760E">
      <w:pPr>
        <w:rPr>
          <w:rFonts w:ascii="Arial" w:hAnsi="Arial" w:cs="Arial"/>
          <w:color w:val="222222"/>
          <w:sz w:val="20"/>
          <w:szCs w:val="20"/>
          <w:shd w:val="clear" w:color="auto" w:fill="FFFFFF"/>
        </w:rPr>
      </w:pPr>
    </w:p>
    <w:p w14:paraId="1073FA61" w14:textId="77777777" w:rsidR="008F760E" w:rsidRDefault="008F760E">
      <w:pPr>
        <w:rPr>
          <w:rFonts w:ascii="Arial" w:hAnsi="Arial" w:cs="Arial"/>
          <w:color w:val="222222"/>
          <w:sz w:val="20"/>
          <w:szCs w:val="20"/>
          <w:shd w:val="clear" w:color="auto" w:fill="FFFFFF"/>
        </w:rPr>
      </w:pPr>
    </w:p>
    <w:p w14:paraId="115C7FB9" w14:textId="77777777" w:rsidR="008F760E" w:rsidRDefault="008F760E">
      <w:pPr>
        <w:rPr>
          <w:rFonts w:ascii="Arial" w:hAnsi="Arial" w:cs="Arial"/>
          <w:color w:val="222222"/>
          <w:sz w:val="20"/>
          <w:szCs w:val="20"/>
          <w:shd w:val="clear" w:color="auto" w:fill="FFFFFF"/>
        </w:rPr>
      </w:pPr>
    </w:p>
    <w:p w14:paraId="2557FD37" w14:textId="77777777" w:rsidR="008F760E" w:rsidRDefault="008F760E">
      <w:pPr>
        <w:rPr>
          <w:rFonts w:ascii="Arial" w:hAnsi="Arial" w:cs="Arial"/>
          <w:color w:val="222222"/>
          <w:sz w:val="20"/>
          <w:szCs w:val="20"/>
          <w:shd w:val="clear" w:color="auto" w:fill="FFFFFF"/>
        </w:rPr>
      </w:pPr>
    </w:p>
    <w:p w14:paraId="191C43A5" w14:textId="77777777" w:rsidR="008F760E" w:rsidRDefault="008F760E">
      <w:pPr>
        <w:rPr>
          <w:rFonts w:ascii="Arial" w:hAnsi="Arial" w:cs="Arial"/>
          <w:color w:val="222222"/>
          <w:sz w:val="20"/>
          <w:szCs w:val="20"/>
          <w:shd w:val="clear" w:color="auto" w:fill="FFFFFF"/>
        </w:rPr>
      </w:pPr>
    </w:p>
    <w:p w14:paraId="16F59545" w14:textId="77777777" w:rsidR="008F760E" w:rsidRDefault="008F760E">
      <w:pPr>
        <w:rPr>
          <w:rFonts w:ascii="Arial" w:hAnsi="Arial" w:cs="Arial"/>
          <w:color w:val="222222"/>
          <w:sz w:val="20"/>
          <w:szCs w:val="20"/>
          <w:shd w:val="clear" w:color="auto" w:fill="FFFFFF"/>
        </w:rPr>
      </w:pPr>
    </w:p>
    <w:p w14:paraId="62221EE3" w14:textId="77777777" w:rsidR="008F760E" w:rsidRDefault="008F760E">
      <w:pPr>
        <w:rPr>
          <w:rFonts w:ascii="Arial" w:hAnsi="Arial" w:cs="Arial"/>
          <w:color w:val="222222"/>
          <w:sz w:val="20"/>
          <w:szCs w:val="20"/>
          <w:shd w:val="clear" w:color="auto" w:fill="FFFFFF"/>
        </w:rPr>
      </w:pPr>
    </w:p>
    <w:p w14:paraId="101C6956" w14:textId="77777777" w:rsidR="008F760E" w:rsidRDefault="008F760E"/>
    <w:sectPr w:rsidR="008F76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E9422E"/>
    <w:multiLevelType w:val="hybridMultilevel"/>
    <w:tmpl w:val="A468A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A04EC"/>
    <w:multiLevelType w:val="hybridMultilevel"/>
    <w:tmpl w:val="25E4F4FE"/>
    <w:lvl w:ilvl="0" w:tplc="ED7403B8">
      <w:start w:val="11"/>
      <w:numFmt w:val="decimal"/>
      <w:lvlText w:val="%1"/>
      <w:lvlJc w:val="left"/>
      <w:pPr>
        <w:ind w:left="1150" w:hanging="7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013B8"/>
    <w:multiLevelType w:val="hybridMultilevel"/>
    <w:tmpl w:val="6420B3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8351780">
    <w:abstractNumId w:val="1"/>
  </w:num>
  <w:num w:numId="2" w16cid:durableId="60098641">
    <w:abstractNumId w:val="2"/>
  </w:num>
  <w:num w:numId="3" w16cid:durableId="19926312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Fidino, Mason">
    <w15:presenceInfo w15:providerId="AD" w15:userId="S::MFidino@lpzoo.org::25d99e7c-47a8-4e5d-bd6c-7e79826230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008"/>
    <w:rsid w:val="0003142F"/>
    <w:rsid w:val="00031DEF"/>
    <w:rsid w:val="0003759C"/>
    <w:rsid w:val="00043EB3"/>
    <w:rsid w:val="00051731"/>
    <w:rsid w:val="0005289D"/>
    <w:rsid w:val="00061536"/>
    <w:rsid w:val="00082EE6"/>
    <w:rsid w:val="00083655"/>
    <w:rsid w:val="00085F38"/>
    <w:rsid w:val="00094D04"/>
    <w:rsid w:val="000A1026"/>
    <w:rsid w:val="000A3810"/>
    <w:rsid w:val="000B083D"/>
    <w:rsid w:val="000B10DD"/>
    <w:rsid w:val="000B6C02"/>
    <w:rsid w:val="000C33FC"/>
    <w:rsid w:val="000E5D5D"/>
    <w:rsid w:val="000E7791"/>
    <w:rsid w:val="000F2FC2"/>
    <w:rsid w:val="00106DDA"/>
    <w:rsid w:val="001104E9"/>
    <w:rsid w:val="00130DF5"/>
    <w:rsid w:val="001337BE"/>
    <w:rsid w:val="00152850"/>
    <w:rsid w:val="00155624"/>
    <w:rsid w:val="00156831"/>
    <w:rsid w:val="00186FC5"/>
    <w:rsid w:val="00191487"/>
    <w:rsid w:val="00192C11"/>
    <w:rsid w:val="00196644"/>
    <w:rsid w:val="001A0BED"/>
    <w:rsid w:val="001A18F5"/>
    <w:rsid w:val="001A1BAF"/>
    <w:rsid w:val="001A30FF"/>
    <w:rsid w:val="001A66BE"/>
    <w:rsid w:val="001A7943"/>
    <w:rsid w:val="001B2662"/>
    <w:rsid w:val="001B35E1"/>
    <w:rsid w:val="001B5354"/>
    <w:rsid w:val="001D594B"/>
    <w:rsid w:val="001F2BE4"/>
    <w:rsid w:val="002148B6"/>
    <w:rsid w:val="0022020A"/>
    <w:rsid w:val="00220A3C"/>
    <w:rsid w:val="00226C94"/>
    <w:rsid w:val="0023159C"/>
    <w:rsid w:val="00231E0B"/>
    <w:rsid w:val="002347D6"/>
    <w:rsid w:val="00243947"/>
    <w:rsid w:val="00247151"/>
    <w:rsid w:val="00257966"/>
    <w:rsid w:val="0026506F"/>
    <w:rsid w:val="0028721A"/>
    <w:rsid w:val="002933C0"/>
    <w:rsid w:val="002955AF"/>
    <w:rsid w:val="00296869"/>
    <w:rsid w:val="002A0CED"/>
    <w:rsid w:val="002B7615"/>
    <w:rsid w:val="002E53B4"/>
    <w:rsid w:val="002E5F82"/>
    <w:rsid w:val="00306B5C"/>
    <w:rsid w:val="00321820"/>
    <w:rsid w:val="00332A39"/>
    <w:rsid w:val="00335159"/>
    <w:rsid w:val="00353338"/>
    <w:rsid w:val="00353B3A"/>
    <w:rsid w:val="003544DA"/>
    <w:rsid w:val="00361788"/>
    <w:rsid w:val="00366E00"/>
    <w:rsid w:val="003735B4"/>
    <w:rsid w:val="00374CFB"/>
    <w:rsid w:val="00381DB8"/>
    <w:rsid w:val="003866C5"/>
    <w:rsid w:val="00392C83"/>
    <w:rsid w:val="0039397D"/>
    <w:rsid w:val="003A11CE"/>
    <w:rsid w:val="003B5C21"/>
    <w:rsid w:val="003B5CDB"/>
    <w:rsid w:val="003B68DE"/>
    <w:rsid w:val="003C25C8"/>
    <w:rsid w:val="003E2065"/>
    <w:rsid w:val="003E5CCE"/>
    <w:rsid w:val="003F1D60"/>
    <w:rsid w:val="00403F01"/>
    <w:rsid w:val="004050B6"/>
    <w:rsid w:val="00411B2F"/>
    <w:rsid w:val="00411F2C"/>
    <w:rsid w:val="00412B19"/>
    <w:rsid w:val="004158FF"/>
    <w:rsid w:val="00417923"/>
    <w:rsid w:val="00422705"/>
    <w:rsid w:val="00422BD2"/>
    <w:rsid w:val="00423EEF"/>
    <w:rsid w:val="00434866"/>
    <w:rsid w:val="0043782E"/>
    <w:rsid w:val="00441BEB"/>
    <w:rsid w:val="0044412C"/>
    <w:rsid w:val="00447722"/>
    <w:rsid w:val="004A6317"/>
    <w:rsid w:val="004A6CCF"/>
    <w:rsid w:val="004A7AC7"/>
    <w:rsid w:val="004D540F"/>
    <w:rsid w:val="004E2BEA"/>
    <w:rsid w:val="004F4C46"/>
    <w:rsid w:val="004F58AA"/>
    <w:rsid w:val="005055C5"/>
    <w:rsid w:val="0050703F"/>
    <w:rsid w:val="00526193"/>
    <w:rsid w:val="0053170D"/>
    <w:rsid w:val="00533921"/>
    <w:rsid w:val="00541289"/>
    <w:rsid w:val="00542CA0"/>
    <w:rsid w:val="00553B40"/>
    <w:rsid w:val="00566D2F"/>
    <w:rsid w:val="00567347"/>
    <w:rsid w:val="005678BB"/>
    <w:rsid w:val="00567CB7"/>
    <w:rsid w:val="005842B5"/>
    <w:rsid w:val="00590C83"/>
    <w:rsid w:val="00595B71"/>
    <w:rsid w:val="005A2353"/>
    <w:rsid w:val="005A66E6"/>
    <w:rsid w:val="005A6D8B"/>
    <w:rsid w:val="005B5749"/>
    <w:rsid w:val="005D0AC1"/>
    <w:rsid w:val="005E0FCF"/>
    <w:rsid w:val="005E3786"/>
    <w:rsid w:val="005E3F8C"/>
    <w:rsid w:val="005E73EF"/>
    <w:rsid w:val="005E75C3"/>
    <w:rsid w:val="005F2018"/>
    <w:rsid w:val="005F2C70"/>
    <w:rsid w:val="005F5516"/>
    <w:rsid w:val="005F5D59"/>
    <w:rsid w:val="006019C0"/>
    <w:rsid w:val="006055E9"/>
    <w:rsid w:val="00605B10"/>
    <w:rsid w:val="006249EE"/>
    <w:rsid w:val="00626652"/>
    <w:rsid w:val="00632F71"/>
    <w:rsid w:val="0063559C"/>
    <w:rsid w:val="00636EBB"/>
    <w:rsid w:val="006374D6"/>
    <w:rsid w:val="00637F30"/>
    <w:rsid w:val="00642113"/>
    <w:rsid w:val="00654742"/>
    <w:rsid w:val="006563ED"/>
    <w:rsid w:val="006603C9"/>
    <w:rsid w:val="00662739"/>
    <w:rsid w:val="00664837"/>
    <w:rsid w:val="00670065"/>
    <w:rsid w:val="0067673D"/>
    <w:rsid w:val="006840EE"/>
    <w:rsid w:val="006933EC"/>
    <w:rsid w:val="00693AFB"/>
    <w:rsid w:val="00694010"/>
    <w:rsid w:val="00697232"/>
    <w:rsid w:val="006A219E"/>
    <w:rsid w:val="006A50D3"/>
    <w:rsid w:val="006B12B9"/>
    <w:rsid w:val="006B2553"/>
    <w:rsid w:val="006B5944"/>
    <w:rsid w:val="006B6EB0"/>
    <w:rsid w:val="006C0AA1"/>
    <w:rsid w:val="006C696E"/>
    <w:rsid w:val="006D7170"/>
    <w:rsid w:val="006E31AD"/>
    <w:rsid w:val="006E66A0"/>
    <w:rsid w:val="00703FCC"/>
    <w:rsid w:val="00704305"/>
    <w:rsid w:val="007119C0"/>
    <w:rsid w:val="007130D2"/>
    <w:rsid w:val="00737CD2"/>
    <w:rsid w:val="00755356"/>
    <w:rsid w:val="00763B26"/>
    <w:rsid w:val="00767897"/>
    <w:rsid w:val="00771582"/>
    <w:rsid w:val="00775BE2"/>
    <w:rsid w:val="00782957"/>
    <w:rsid w:val="00782DD6"/>
    <w:rsid w:val="00792F04"/>
    <w:rsid w:val="00796244"/>
    <w:rsid w:val="007A47D0"/>
    <w:rsid w:val="007B096E"/>
    <w:rsid w:val="007B7BE5"/>
    <w:rsid w:val="007C2716"/>
    <w:rsid w:val="007D25FB"/>
    <w:rsid w:val="007D3703"/>
    <w:rsid w:val="007D5584"/>
    <w:rsid w:val="007E50AE"/>
    <w:rsid w:val="007F0603"/>
    <w:rsid w:val="008070CD"/>
    <w:rsid w:val="00820A77"/>
    <w:rsid w:val="00827036"/>
    <w:rsid w:val="008274AD"/>
    <w:rsid w:val="00837A2A"/>
    <w:rsid w:val="00837EDC"/>
    <w:rsid w:val="00842D43"/>
    <w:rsid w:val="0084475D"/>
    <w:rsid w:val="00847008"/>
    <w:rsid w:val="00851FF5"/>
    <w:rsid w:val="00866AC4"/>
    <w:rsid w:val="008712B0"/>
    <w:rsid w:val="00877401"/>
    <w:rsid w:val="008875C5"/>
    <w:rsid w:val="008877A0"/>
    <w:rsid w:val="00897569"/>
    <w:rsid w:val="008A6440"/>
    <w:rsid w:val="008B1864"/>
    <w:rsid w:val="008B5549"/>
    <w:rsid w:val="008B5931"/>
    <w:rsid w:val="008B655C"/>
    <w:rsid w:val="008B75B3"/>
    <w:rsid w:val="008C1A07"/>
    <w:rsid w:val="008C7877"/>
    <w:rsid w:val="008F3E40"/>
    <w:rsid w:val="008F760E"/>
    <w:rsid w:val="00903B59"/>
    <w:rsid w:val="00911D44"/>
    <w:rsid w:val="00921F5C"/>
    <w:rsid w:val="00922E41"/>
    <w:rsid w:val="009312AC"/>
    <w:rsid w:val="00931E76"/>
    <w:rsid w:val="00941F6B"/>
    <w:rsid w:val="00944614"/>
    <w:rsid w:val="009618E6"/>
    <w:rsid w:val="0096503C"/>
    <w:rsid w:val="00973F1D"/>
    <w:rsid w:val="0097546B"/>
    <w:rsid w:val="00993373"/>
    <w:rsid w:val="00997BA1"/>
    <w:rsid w:val="009A481A"/>
    <w:rsid w:val="009C3F28"/>
    <w:rsid w:val="009F36DA"/>
    <w:rsid w:val="009F386F"/>
    <w:rsid w:val="00A020CB"/>
    <w:rsid w:val="00A14749"/>
    <w:rsid w:val="00A218FE"/>
    <w:rsid w:val="00A277D8"/>
    <w:rsid w:val="00A372D2"/>
    <w:rsid w:val="00A4421B"/>
    <w:rsid w:val="00A44E9F"/>
    <w:rsid w:val="00A57D9C"/>
    <w:rsid w:val="00A67553"/>
    <w:rsid w:val="00A7078E"/>
    <w:rsid w:val="00A721F2"/>
    <w:rsid w:val="00AA2D2F"/>
    <w:rsid w:val="00AA3472"/>
    <w:rsid w:val="00AA383C"/>
    <w:rsid w:val="00AB08D8"/>
    <w:rsid w:val="00AB341E"/>
    <w:rsid w:val="00AB6698"/>
    <w:rsid w:val="00AD183D"/>
    <w:rsid w:val="00AD1D4A"/>
    <w:rsid w:val="00AE5732"/>
    <w:rsid w:val="00AF0773"/>
    <w:rsid w:val="00AF3BFC"/>
    <w:rsid w:val="00AF53D3"/>
    <w:rsid w:val="00AF5B0A"/>
    <w:rsid w:val="00B03374"/>
    <w:rsid w:val="00B10209"/>
    <w:rsid w:val="00B17A0D"/>
    <w:rsid w:val="00B17B44"/>
    <w:rsid w:val="00B212BE"/>
    <w:rsid w:val="00B22CCC"/>
    <w:rsid w:val="00B24B2C"/>
    <w:rsid w:val="00B41E3B"/>
    <w:rsid w:val="00B44A2B"/>
    <w:rsid w:val="00B47AEE"/>
    <w:rsid w:val="00B5638B"/>
    <w:rsid w:val="00B57206"/>
    <w:rsid w:val="00B6261C"/>
    <w:rsid w:val="00B724E2"/>
    <w:rsid w:val="00B76D68"/>
    <w:rsid w:val="00B806F3"/>
    <w:rsid w:val="00B80937"/>
    <w:rsid w:val="00B974D0"/>
    <w:rsid w:val="00BA3288"/>
    <w:rsid w:val="00BA4B34"/>
    <w:rsid w:val="00BC4346"/>
    <w:rsid w:val="00BD2CD2"/>
    <w:rsid w:val="00BD531A"/>
    <w:rsid w:val="00BF1B5C"/>
    <w:rsid w:val="00BF245B"/>
    <w:rsid w:val="00C1232C"/>
    <w:rsid w:val="00C1572D"/>
    <w:rsid w:val="00C25F72"/>
    <w:rsid w:val="00C26CE2"/>
    <w:rsid w:val="00C35D03"/>
    <w:rsid w:val="00C46D3F"/>
    <w:rsid w:val="00C55514"/>
    <w:rsid w:val="00C56C27"/>
    <w:rsid w:val="00C63D15"/>
    <w:rsid w:val="00C6683E"/>
    <w:rsid w:val="00C719D7"/>
    <w:rsid w:val="00C72D61"/>
    <w:rsid w:val="00C76659"/>
    <w:rsid w:val="00C90333"/>
    <w:rsid w:val="00CA2425"/>
    <w:rsid w:val="00CA3367"/>
    <w:rsid w:val="00CA3E64"/>
    <w:rsid w:val="00CB0DC3"/>
    <w:rsid w:val="00CB19B8"/>
    <w:rsid w:val="00CB2191"/>
    <w:rsid w:val="00CB2A9F"/>
    <w:rsid w:val="00CC46C6"/>
    <w:rsid w:val="00CE13B3"/>
    <w:rsid w:val="00CE32C1"/>
    <w:rsid w:val="00CE799D"/>
    <w:rsid w:val="00CF39D0"/>
    <w:rsid w:val="00D11909"/>
    <w:rsid w:val="00D43FD6"/>
    <w:rsid w:val="00D501C8"/>
    <w:rsid w:val="00D5096C"/>
    <w:rsid w:val="00D57915"/>
    <w:rsid w:val="00D659F9"/>
    <w:rsid w:val="00D75B7E"/>
    <w:rsid w:val="00D830E0"/>
    <w:rsid w:val="00D91680"/>
    <w:rsid w:val="00D93EDF"/>
    <w:rsid w:val="00DA3E1F"/>
    <w:rsid w:val="00DB2AA4"/>
    <w:rsid w:val="00DB537E"/>
    <w:rsid w:val="00DC4DBF"/>
    <w:rsid w:val="00DC5E5D"/>
    <w:rsid w:val="00DD1D2D"/>
    <w:rsid w:val="00DE24FF"/>
    <w:rsid w:val="00DE26B1"/>
    <w:rsid w:val="00DE7366"/>
    <w:rsid w:val="00E130B6"/>
    <w:rsid w:val="00E1425E"/>
    <w:rsid w:val="00E15950"/>
    <w:rsid w:val="00E221D8"/>
    <w:rsid w:val="00E23099"/>
    <w:rsid w:val="00E3165D"/>
    <w:rsid w:val="00E322F9"/>
    <w:rsid w:val="00E36AF1"/>
    <w:rsid w:val="00E37B68"/>
    <w:rsid w:val="00E450A9"/>
    <w:rsid w:val="00E61F22"/>
    <w:rsid w:val="00E61F44"/>
    <w:rsid w:val="00E715D4"/>
    <w:rsid w:val="00E72092"/>
    <w:rsid w:val="00E73D02"/>
    <w:rsid w:val="00E824D3"/>
    <w:rsid w:val="00E96B57"/>
    <w:rsid w:val="00EA10FA"/>
    <w:rsid w:val="00EB3F61"/>
    <w:rsid w:val="00EB5FE6"/>
    <w:rsid w:val="00EC1E3E"/>
    <w:rsid w:val="00ED7599"/>
    <w:rsid w:val="00EE2AB5"/>
    <w:rsid w:val="00EE3B3C"/>
    <w:rsid w:val="00EF48B9"/>
    <w:rsid w:val="00F030A3"/>
    <w:rsid w:val="00F03774"/>
    <w:rsid w:val="00F240B6"/>
    <w:rsid w:val="00F2647B"/>
    <w:rsid w:val="00F30CD6"/>
    <w:rsid w:val="00F32AA3"/>
    <w:rsid w:val="00F347E3"/>
    <w:rsid w:val="00F36728"/>
    <w:rsid w:val="00F37009"/>
    <w:rsid w:val="00F418E3"/>
    <w:rsid w:val="00F42549"/>
    <w:rsid w:val="00F42A01"/>
    <w:rsid w:val="00F54C92"/>
    <w:rsid w:val="00F74734"/>
    <w:rsid w:val="00F747C8"/>
    <w:rsid w:val="00F74D9B"/>
    <w:rsid w:val="00FA665D"/>
    <w:rsid w:val="00FB2DF5"/>
    <w:rsid w:val="00FC2E22"/>
    <w:rsid w:val="00FC42C5"/>
    <w:rsid w:val="00FC4DDD"/>
    <w:rsid w:val="00FD008D"/>
    <w:rsid w:val="00FD3F7A"/>
    <w:rsid w:val="00FF67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846A0"/>
  <w15:chartTrackingRefBased/>
  <w15:docId w15:val="{2D416334-15A7-4253-9693-2A1C64DF9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3AFB"/>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Heading2">
    <w:name w:val="heading 2"/>
    <w:basedOn w:val="Normal"/>
    <w:next w:val="Normal"/>
    <w:link w:val="Heading2Char"/>
    <w:uiPriority w:val="9"/>
    <w:unhideWhenUsed/>
    <w:qFormat/>
    <w:rsid w:val="00693AFB"/>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semiHidden/>
    <w:unhideWhenUsed/>
    <w:qFormat/>
    <w:rsid w:val="008470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70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70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70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70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70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70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3AFB"/>
    <w:rPr>
      <w:rFonts w:asciiTheme="majorHAnsi" w:eastAsiaTheme="majorEastAsia" w:hAnsiTheme="majorHAnsi" w:cstheme="majorBidi"/>
      <w:color w:val="000000" w:themeColor="text1"/>
      <w:sz w:val="40"/>
      <w:szCs w:val="40"/>
    </w:rPr>
  </w:style>
  <w:style w:type="character" w:customStyle="1" w:styleId="Heading2Char">
    <w:name w:val="Heading 2 Char"/>
    <w:basedOn w:val="DefaultParagraphFont"/>
    <w:link w:val="Heading2"/>
    <w:uiPriority w:val="9"/>
    <w:rsid w:val="00693AFB"/>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semiHidden/>
    <w:rsid w:val="008470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70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70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70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70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70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7008"/>
    <w:rPr>
      <w:rFonts w:eastAsiaTheme="majorEastAsia" w:cstheme="majorBidi"/>
      <w:color w:val="272727" w:themeColor="text1" w:themeTint="D8"/>
    </w:rPr>
  </w:style>
  <w:style w:type="paragraph" w:styleId="Title">
    <w:name w:val="Title"/>
    <w:basedOn w:val="Normal"/>
    <w:next w:val="Normal"/>
    <w:link w:val="TitleChar"/>
    <w:uiPriority w:val="10"/>
    <w:qFormat/>
    <w:rsid w:val="008470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70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70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70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7008"/>
    <w:pPr>
      <w:spacing w:before="160"/>
      <w:jc w:val="center"/>
    </w:pPr>
    <w:rPr>
      <w:i/>
      <w:iCs/>
      <w:color w:val="404040" w:themeColor="text1" w:themeTint="BF"/>
    </w:rPr>
  </w:style>
  <w:style w:type="character" w:customStyle="1" w:styleId="QuoteChar">
    <w:name w:val="Quote Char"/>
    <w:basedOn w:val="DefaultParagraphFont"/>
    <w:link w:val="Quote"/>
    <w:uiPriority w:val="29"/>
    <w:rsid w:val="00847008"/>
    <w:rPr>
      <w:i/>
      <w:iCs/>
      <w:color w:val="404040" w:themeColor="text1" w:themeTint="BF"/>
    </w:rPr>
  </w:style>
  <w:style w:type="paragraph" w:styleId="ListParagraph">
    <w:name w:val="List Paragraph"/>
    <w:basedOn w:val="Normal"/>
    <w:uiPriority w:val="34"/>
    <w:qFormat/>
    <w:rsid w:val="00847008"/>
    <w:pPr>
      <w:ind w:left="720"/>
      <w:contextualSpacing/>
    </w:pPr>
  </w:style>
  <w:style w:type="character" w:styleId="IntenseEmphasis">
    <w:name w:val="Intense Emphasis"/>
    <w:basedOn w:val="DefaultParagraphFont"/>
    <w:uiPriority w:val="21"/>
    <w:qFormat/>
    <w:rsid w:val="00847008"/>
    <w:rPr>
      <w:i/>
      <w:iCs/>
      <w:color w:val="0F4761" w:themeColor="accent1" w:themeShade="BF"/>
    </w:rPr>
  </w:style>
  <w:style w:type="paragraph" w:styleId="IntenseQuote">
    <w:name w:val="Intense Quote"/>
    <w:basedOn w:val="Normal"/>
    <w:next w:val="Normal"/>
    <w:link w:val="IntenseQuoteChar"/>
    <w:uiPriority w:val="30"/>
    <w:qFormat/>
    <w:rsid w:val="008470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7008"/>
    <w:rPr>
      <w:i/>
      <w:iCs/>
      <w:color w:val="0F4761" w:themeColor="accent1" w:themeShade="BF"/>
    </w:rPr>
  </w:style>
  <w:style w:type="character" w:styleId="IntenseReference">
    <w:name w:val="Intense Reference"/>
    <w:basedOn w:val="DefaultParagraphFont"/>
    <w:uiPriority w:val="32"/>
    <w:qFormat/>
    <w:rsid w:val="00847008"/>
    <w:rPr>
      <w:b/>
      <w:bCs/>
      <w:smallCaps/>
      <w:color w:val="0F4761" w:themeColor="accent1" w:themeShade="BF"/>
      <w:spacing w:val="5"/>
    </w:rPr>
  </w:style>
  <w:style w:type="table" w:styleId="TableGrid">
    <w:name w:val="Table Grid"/>
    <w:basedOn w:val="TableNormal"/>
    <w:uiPriority w:val="39"/>
    <w:rsid w:val="00130D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30DF5"/>
    <w:rPr>
      <w:color w:val="666666"/>
    </w:rPr>
  </w:style>
  <w:style w:type="character" w:styleId="CommentReference">
    <w:name w:val="annotation reference"/>
    <w:basedOn w:val="DefaultParagraphFont"/>
    <w:uiPriority w:val="99"/>
    <w:semiHidden/>
    <w:unhideWhenUsed/>
    <w:rsid w:val="00AD183D"/>
    <w:rPr>
      <w:sz w:val="16"/>
      <w:szCs w:val="16"/>
    </w:rPr>
  </w:style>
  <w:style w:type="paragraph" w:styleId="CommentText">
    <w:name w:val="annotation text"/>
    <w:basedOn w:val="Normal"/>
    <w:link w:val="CommentTextChar"/>
    <w:uiPriority w:val="99"/>
    <w:unhideWhenUsed/>
    <w:rsid w:val="00AD183D"/>
    <w:pPr>
      <w:spacing w:line="240" w:lineRule="auto"/>
    </w:pPr>
    <w:rPr>
      <w:sz w:val="20"/>
      <w:szCs w:val="20"/>
    </w:rPr>
  </w:style>
  <w:style w:type="character" w:customStyle="1" w:styleId="CommentTextChar">
    <w:name w:val="Comment Text Char"/>
    <w:basedOn w:val="DefaultParagraphFont"/>
    <w:link w:val="CommentText"/>
    <w:uiPriority w:val="99"/>
    <w:rsid w:val="00AD183D"/>
    <w:rPr>
      <w:sz w:val="20"/>
      <w:szCs w:val="20"/>
    </w:rPr>
  </w:style>
  <w:style w:type="paragraph" w:styleId="CommentSubject">
    <w:name w:val="annotation subject"/>
    <w:basedOn w:val="CommentText"/>
    <w:next w:val="CommentText"/>
    <w:link w:val="CommentSubjectChar"/>
    <w:uiPriority w:val="99"/>
    <w:semiHidden/>
    <w:unhideWhenUsed/>
    <w:rsid w:val="00AD183D"/>
    <w:rPr>
      <w:b/>
      <w:bCs/>
    </w:rPr>
  </w:style>
  <w:style w:type="character" w:customStyle="1" w:styleId="CommentSubjectChar">
    <w:name w:val="Comment Subject Char"/>
    <w:basedOn w:val="CommentTextChar"/>
    <w:link w:val="CommentSubject"/>
    <w:uiPriority w:val="99"/>
    <w:semiHidden/>
    <w:rsid w:val="00AD183D"/>
    <w:rPr>
      <w:b/>
      <w:bCs/>
      <w:sz w:val="20"/>
      <w:szCs w:val="20"/>
    </w:rPr>
  </w:style>
  <w:style w:type="character" w:styleId="Hyperlink">
    <w:name w:val="Hyperlink"/>
    <w:basedOn w:val="DefaultParagraphFont"/>
    <w:uiPriority w:val="99"/>
    <w:unhideWhenUsed/>
    <w:rsid w:val="00526193"/>
    <w:rPr>
      <w:color w:val="467886" w:themeColor="hyperlink"/>
      <w:u w:val="single"/>
    </w:rPr>
  </w:style>
  <w:style w:type="character" w:styleId="UnresolvedMention">
    <w:name w:val="Unresolved Mention"/>
    <w:basedOn w:val="DefaultParagraphFont"/>
    <w:uiPriority w:val="99"/>
    <w:semiHidden/>
    <w:unhideWhenUsed/>
    <w:rsid w:val="00526193"/>
    <w:rPr>
      <w:color w:val="605E5C"/>
      <w:shd w:val="clear" w:color="auto" w:fill="E1DFDD"/>
    </w:rPr>
  </w:style>
  <w:style w:type="paragraph" w:styleId="Revision">
    <w:name w:val="Revision"/>
    <w:hidden/>
    <w:uiPriority w:val="99"/>
    <w:semiHidden/>
    <w:rsid w:val="00C46D3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13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hyperlink" Target="https://www.census.gov/programs-surveys/acs/data.html.%20Accessed%2025%20June%20202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11" Type="http://schemas.openxmlformats.org/officeDocument/2006/relationships/image" Target="media/image6.tiff"/><Relationship Id="rId5" Type="http://schemas.openxmlformats.org/officeDocument/2006/relationships/hyperlink" Target="https://github.com/mfidino/autoOcc" TargetMode="External"/><Relationship Id="rId15" Type="http://schemas.openxmlformats.org/officeDocument/2006/relationships/theme" Target="theme/theme1.xm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tiff"/><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24</Pages>
  <Words>7858</Words>
  <Characters>44797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8</cp:revision>
  <dcterms:created xsi:type="dcterms:W3CDTF">2025-04-17T18:24:00Z</dcterms:created>
  <dcterms:modified xsi:type="dcterms:W3CDTF">2025-04-17T20:42:00Z</dcterms:modified>
</cp:coreProperties>
</file>